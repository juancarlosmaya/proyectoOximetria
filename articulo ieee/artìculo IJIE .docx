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2DAED" w14:textId="2CE3F4A3" w:rsidR="00103E9F" w:rsidRPr="008E7A99" w:rsidRDefault="008E7A99" w:rsidP="00103E9F">
      <w:pPr>
        <w:rPr>
          <w:b/>
          <w:sz w:val="36"/>
          <w:szCs w:val="48"/>
          <w:lang w:val="es-CO"/>
        </w:rPr>
      </w:pPr>
      <w:r w:rsidRPr="008E7A99">
        <w:rPr>
          <w:b/>
          <w:sz w:val="36"/>
          <w:szCs w:val="48"/>
          <w:lang w:val="es-CO"/>
        </w:rPr>
        <w:t>Oximetría de Pulso Mediante Aplicación de Telemetría</w:t>
      </w:r>
    </w:p>
    <w:p w14:paraId="71458CA3" w14:textId="77777777" w:rsidR="00103E9F" w:rsidRPr="008E7A99" w:rsidRDefault="00103E9F" w:rsidP="00103E9F">
      <w:pPr>
        <w:jc w:val="center"/>
        <w:rPr>
          <w:sz w:val="32"/>
          <w:lang w:val="es-CO"/>
        </w:rPr>
      </w:pPr>
    </w:p>
    <w:p w14:paraId="1431418D" w14:textId="3DB88522" w:rsidR="00103E9F" w:rsidRPr="008E7A99" w:rsidRDefault="008E7A99" w:rsidP="00103E9F">
      <w:pPr>
        <w:rPr>
          <w:b/>
          <w:sz w:val="28"/>
          <w:szCs w:val="22"/>
          <w:lang w:val="es-CO"/>
        </w:rPr>
      </w:pPr>
      <w:r w:rsidRPr="008E7A99">
        <w:rPr>
          <w:b/>
          <w:sz w:val="28"/>
          <w:szCs w:val="22"/>
          <w:lang w:val="es-CO"/>
        </w:rPr>
        <w:t xml:space="preserve">Claudia </w:t>
      </w:r>
      <w:proofErr w:type="spellStart"/>
      <w:r w:rsidRPr="008E7A99">
        <w:rPr>
          <w:b/>
          <w:sz w:val="28"/>
          <w:szCs w:val="22"/>
          <w:lang w:val="es-CO"/>
        </w:rPr>
        <w:t>Ideth</w:t>
      </w:r>
      <w:proofErr w:type="spellEnd"/>
      <w:r w:rsidRPr="008E7A99">
        <w:rPr>
          <w:b/>
          <w:sz w:val="28"/>
          <w:szCs w:val="22"/>
          <w:lang w:val="es-CO"/>
        </w:rPr>
        <w:t xml:space="preserve"> </w:t>
      </w:r>
      <w:proofErr w:type="spellStart"/>
      <w:r w:rsidRPr="008E7A99">
        <w:rPr>
          <w:b/>
          <w:sz w:val="28"/>
          <w:szCs w:val="22"/>
          <w:lang w:val="es-CO"/>
        </w:rPr>
        <w:t>Céspedes</w:t>
      </w:r>
      <w:proofErr w:type="spellEnd"/>
      <w:r w:rsidRPr="008E7A99">
        <w:rPr>
          <w:b/>
          <w:sz w:val="28"/>
          <w:szCs w:val="22"/>
          <w:lang w:val="es-CO"/>
        </w:rPr>
        <w:t xml:space="preserve"> Vigoya</w:t>
      </w:r>
      <w:r w:rsidR="00E304BC" w:rsidRPr="008E7A99">
        <w:rPr>
          <w:b/>
          <w:sz w:val="28"/>
          <w:szCs w:val="22"/>
          <w:vertAlign w:val="superscript"/>
          <w:lang w:val="es-CO"/>
        </w:rPr>
        <w:t>1</w:t>
      </w:r>
      <w:r w:rsidR="00103E9F" w:rsidRPr="008E7A99">
        <w:rPr>
          <w:b/>
          <w:sz w:val="28"/>
          <w:szCs w:val="22"/>
          <w:lang w:val="es-CO"/>
        </w:rPr>
        <w:t xml:space="preserve">, </w:t>
      </w:r>
      <w:r w:rsidRPr="008E7A99">
        <w:rPr>
          <w:b/>
          <w:sz w:val="28"/>
          <w:szCs w:val="22"/>
          <w:lang w:val="es-CO"/>
        </w:rPr>
        <w:t>Juan Carlos Maya Gonzalez</w:t>
      </w:r>
      <w:r w:rsidR="00B32C96" w:rsidRPr="008E7A99">
        <w:rPr>
          <w:b/>
          <w:sz w:val="28"/>
          <w:szCs w:val="22"/>
          <w:vertAlign w:val="superscript"/>
          <w:lang w:val="es-CO"/>
        </w:rPr>
        <w:t>2</w:t>
      </w:r>
      <w:r w:rsidR="00103E9F" w:rsidRPr="008E7A99">
        <w:rPr>
          <w:b/>
          <w:sz w:val="28"/>
          <w:szCs w:val="22"/>
          <w:lang w:val="es-CO"/>
        </w:rPr>
        <w:t xml:space="preserve">, </w:t>
      </w:r>
      <w:r w:rsidRPr="008E7A99">
        <w:rPr>
          <w:b/>
          <w:sz w:val="28"/>
          <w:szCs w:val="22"/>
          <w:lang w:val="es-CO"/>
        </w:rPr>
        <w:t>Oscar Fernando Avilés Sánchez</w:t>
      </w:r>
      <w:r w:rsidR="00E304BC" w:rsidRPr="008E7A99">
        <w:rPr>
          <w:b/>
          <w:sz w:val="28"/>
          <w:szCs w:val="22"/>
          <w:vertAlign w:val="superscript"/>
          <w:lang w:val="es-CO"/>
        </w:rPr>
        <w:t>1</w:t>
      </w:r>
      <w:r w:rsidR="00103E9F" w:rsidRPr="008E7A99">
        <w:rPr>
          <w:b/>
          <w:sz w:val="28"/>
          <w:szCs w:val="22"/>
          <w:vertAlign w:val="superscript"/>
          <w:lang w:val="es-CO"/>
        </w:rPr>
        <w:t>*</w:t>
      </w:r>
    </w:p>
    <w:p w14:paraId="40AC8D46" w14:textId="77777777" w:rsidR="00103E9F" w:rsidRPr="008E7A99" w:rsidRDefault="00103E9F" w:rsidP="00103E9F">
      <w:pPr>
        <w:rPr>
          <w:sz w:val="22"/>
          <w:szCs w:val="22"/>
          <w:lang w:val="es-CO"/>
        </w:rPr>
      </w:pPr>
    </w:p>
    <w:p w14:paraId="36B4821C" w14:textId="77777777" w:rsidR="00103E9F" w:rsidRPr="008E7A99" w:rsidRDefault="00E304BC" w:rsidP="00103E9F">
      <w:pPr>
        <w:rPr>
          <w:sz w:val="20"/>
          <w:szCs w:val="22"/>
          <w:lang w:val="es-CO"/>
        </w:rPr>
      </w:pPr>
      <w:r w:rsidRPr="008E7A99">
        <w:rPr>
          <w:sz w:val="20"/>
          <w:szCs w:val="22"/>
          <w:vertAlign w:val="superscript"/>
          <w:lang w:val="es-CO"/>
        </w:rPr>
        <w:t>1</w:t>
      </w:r>
      <w:r w:rsidR="00B32C96" w:rsidRPr="008E7A99">
        <w:rPr>
          <w:sz w:val="20"/>
          <w:szCs w:val="22"/>
          <w:lang w:val="es-CO"/>
        </w:rPr>
        <w:t xml:space="preserve">First </w:t>
      </w:r>
      <w:proofErr w:type="spellStart"/>
      <w:r w:rsidR="00B32C96" w:rsidRPr="008E7A99">
        <w:rPr>
          <w:sz w:val="20"/>
          <w:szCs w:val="22"/>
          <w:lang w:val="es-CO"/>
        </w:rPr>
        <w:t>Author</w:t>
      </w:r>
      <w:proofErr w:type="spellEnd"/>
      <w:r w:rsidR="00B32C96" w:rsidRPr="008E7A99">
        <w:rPr>
          <w:sz w:val="20"/>
          <w:szCs w:val="22"/>
          <w:lang w:val="es-CO"/>
        </w:rPr>
        <w:t xml:space="preserve"> </w:t>
      </w:r>
      <w:proofErr w:type="spellStart"/>
      <w:r w:rsidR="00B32C96" w:rsidRPr="008E7A99">
        <w:rPr>
          <w:sz w:val="20"/>
          <w:szCs w:val="22"/>
          <w:lang w:val="es-CO"/>
        </w:rPr>
        <w:t>Affiliation</w:t>
      </w:r>
      <w:proofErr w:type="spellEnd"/>
      <w:r w:rsidR="00B32C96" w:rsidRPr="008E7A99">
        <w:rPr>
          <w:sz w:val="20"/>
          <w:szCs w:val="22"/>
          <w:lang w:val="es-CO"/>
        </w:rPr>
        <w:t>,</w:t>
      </w:r>
    </w:p>
    <w:p w14:paraId="45F0312E" w14:textId="77777777" w:rsidR="00103E9F" w:rsidRPr="008E7A99" w:rsidRDefault="00E304BC" w:rsidP="00103E9F">
      <w:pPr>
        <w:rPr>
          <w:sz w:val="20"/>
          <w:szCs w:val="22"/>
          <w:lang w:val="es-CO"/>
        </w:rPr>
      </w:pPr>
      <w:r w:rsidRPr="008E7A99">
        <w:rPr>
          <w:sz w:val="20"/>
          <w:szCs w:val="22"/>
          <w:lang w:val="es-CO"/>
        </w:rPr>
        <w:t xml:space="preserve"> </w:t>
      </w:r>
      <w:proofErr w:type="spellStart"/>
      <w:r w:rsidR="00B32C96" w:rsidRPr="008E7A99">
        <w:rPr>
          <w:sz w:val="20"/>
          <w:szCs w:val="22"/>
          <w:lang w:val="es-CO"/>
        </w:rPr>
        <w:t>Organization</w:t>
      </w:r>
      <w:proofErr w:type="spellEnd"/>
      <w:r w:rsidR="00B32C96" w:rsidRPr="008E7A99">
        <w:rPr>
          <w:sz w:val="20"/>
          <w:szCs w:val="22"/>
          <w:lang w:val="es-CO"/>
        </w:rPr>
        <w:t xml:space="preserve"> </w:t>
      </w:r>
      <w:proofErr w:type="spellStart"/>
      <w:r w:rsidR="00B32C96" w:rsidRPr="008E7A99">
        <w:rPr>
          <w:sz w:val="20"/>
          <w:szCs w:val="22"/>
          <w:lang w:val="es-CO"/>
        </w:rPr>
        <w:t>Address</w:t>
      </w:r>
      <w:proofErr w:type="spellEnd"/>
      <w:r w:rsidR="00103E9F" w:rsidRPr="008E7A99">
        <w:rPr>
          <w:sz w:val="20"/>
          <w:szCs w:val="22"/>
          <w:lang w:val="es-CO"/>
        </w:rPr>
        <w:t xml:space="preserve">, </w:t>
      </w:r>
      <w:r w:rsidR="00506D54" w:rsidRPr="008E7A99">
        <w:rPr>
          <w:sz w:val="20"/>
          <w:szCs w:val="22"/>
          <w:lang w:val="es-CO"/>
        </w:rPr>
        <w:t>Ci</w:t>
      </w:r>
      <w:r w:rsidR="00B32C96" w:rsidRPr="008E7A99">
        <w:rPr>
          <w:sz w:val="20"/>
          <w:szCs w:val="22"/>
          <w:lang w:val="es-CO"/>
        </w:rPr>
        <w:t>ty</w:t>
      </w:r>
      <w:r w:rsidR="00506D54" w:rsidRPr="008E7A99">
        <w:rPr>
          <w:sz w:val="20"/>
          <w:szCs w:val="22"/>
          <w:lang w:val="es-CO"/>
        </w:rPr>
        <w:t xml:space="preserve">, </w:t>
      </w:r>
      <w:proofErr w:type="spellStart"/>
      <w:r w:rsidR="00B32C96" w:rsidRPr="008E7A99">
        <w:rPr>
          <w:sz w:val="20"/>
          <w:szCs w:val="22"/>
          <w:lang w:val="es-CO"/>
        </w:rPr>
        <w:t>Postcode</w:t>
      </w:r>
      <w:proofErr w:type="spellEnd"/>
      <w:r w:rsidR="00103E9F" w:rsidRPr="008E7A99">
        <w:rPr>
          <w:sz w:val="20"/>
          <w:szCs w:val="22"/>
          <w:lang w:val="es-CO"/>
        </w:rPr>
        <w:t xml:space="preserve">, </w:t>
      </w:r>
      <w:r w:rsidR="004D3882" w:rsidRPr="008E7A99">
        <w:rPr>
          <w:sz w:val="20"/>
          <w:szCs w:val="22"/>
          <w:lang w:val="es-CO"/>
        </w:rPr>
        <w:t>COUNTRY</w:t>
      </w:r>
    </w:p>
    <w:p w14:paraId="2A9B96B7" w14:textId="77777777" w:rsidR="00506D54" w:rsidRPr="008E7A99" w:rsidRDefault="00506D54" w:rsidP="00103E9F">
      <w:pPr>
        <w:rPr>
          <w:sz w:val="20"/>
          <w:lang w:val="es-CO"/>
        </w:rPr>
      </w:pPr>
    </w:p>
    <w:p w14:paraId="2DF1BEA0" w14:textId="77777777" w:rsidR="004D3882" w:rsidRPr="008E7A99" w:rsidRDefault="004D3882" w:rsidP="004D3882">
      <w:pPr>
        <w:rPr>
          <w:sz w:val="20"/>
          <w:szCs w:val="22"/>
          <w:lang w:val="es-CO"/>
        </w:rPr>
      </w:pPr>
      <w:r w:rsidRPr="008E7A99">
        <w:rPr>
          <w:sz w:val="20"/>
          <w:szCs w:val="22"/>
          <w:vertAlign w:val="superscript"/>
          <w:lang w:val="es-CO"/>
        </w:rPr>
        <w:t>2</w:t>
      </w:r>
      <w:r w:rsidRPr="008E7A99">
        <w:rPr>
          <w:sz w:val="20"/>
          <w:szCs w:val="22"/>
          <w:lang w:val="es-CO"/>
        </w:rPr>
        <w:t xml:space="preserve">Second </w:t>
      </w:r>
      <w:proofErr w:type="spellStart"/>
      <w:r w:rsidRPr="008E7A99">
        <w:rPr>
          <w:sz w:val="20"/>
          <w:szCs w:val="22"/>
          <w:lang w:val="es-CO"/>
        </w:rPr>
        <w:t>Author</w:t>
      </w:r>
      <w:proofErr w:type="spellEnd"/>
      <w:r w:rsidRPr="008E7A99">
        <w:rPr>
          <w:sz w:val="20"/>
          <w:szCs w:val="22"/>
          <w:lang w:val="es-CO"/>
        </w:rPr>
        <w:t xml:space="preserve"> </w:t>
      </w:r>
      <w:proofErr w:type="spellStart"/>
      <w:r w:rsidRPr="008E7A99">
        <w:rPr>
          <w:sz w:val="20"/>
          <w:szCs w:val="22"/>
          <w:lang w:val="es-CO"/>
        </w:rPr>
        <w:t>Affiliation</w:t>
      </w:r>
      <w:proofErr w:type="spellEnd"/>
      <w:r w:rsidRPr="008E7A99">
        <w:rPr>
          <w:sz w:val="20"/>
          <w:szCs w:val="22"/>
          <w:lang w:val="es-CO"/>
        </w:rPr>
        <w:t>,</w:t>
      </w:r>
    </w:p>
    <w:p w14:paraId="2E2AD94B" w14:textId="77777777" w:rsidR="004D3882" w:rsidRPr="008E7A99" w:rsidRDefault="004D3882" w:rsidP="004D3882">
      <w:pPr>
        <w:rPr>
          <w:sz w:val="20"/>
          <w:szCs w:val="22"/>
          <w:lang w:val="es-CO"/>
        </w:rPr>
      </w:pPr>
      <w:r w:rsidRPr="008E7A99">
        <w:rPr>
          <w:sz w:val="20"/>
          <w:szCs w:val="22"/>
          <w:lang w:val="es-CO"/>
        </w:rPr>
        <w:t xml:space="preserve"> </w:t>
      </w:r>
      <w:proofErr w:type="spellStart"/>
      <w:r w:rsidRPr="008E7A99">
        <w:rPr>
          <w:sz w:val="20"/>
          <w:szCs w:val="22"/>
          <w:lang w:val="es-CO"/>
        </w:rPr>
        <w:t>Organization</w:t>
      </w:r>
      <w:proofErr w:type="spellEnd"/>
      <w:r w:rsidRPr="008E7A99">
        <w:rPr>
          <w:sz w:val="20"/>
          <w:szCs w:val="22"/>
          <w:lang w:val="es-CO"/>
        </w:rPr>
        <w:t xml:space="preserve"> </w:t>
      </w:r>
      <w:proofErr w:type="spellStart"/>
      <w:r w:rsidRPr="008E7A99">
        <w:rPr>
          <w:sz w:val="20"/>
          <w:szCs w:val="22"/>
          <w:lang w:val="es-CO"/>
        </w:rPr>
        <w:t>Address</w:t>
      </w:r>
      <w:proofErr w:type="spellEnd"/>
      <w:r w:rsidRPr="008E7A99">
        <w:rPr>
          <w:sz w:val="20"/>
          <w:szCs w:val="22"/>
          <w:lang w:val="es-CO"/>
        </w:rPr>
        <w:t xml:space="preserve">, City, </w:t>
      </w:r>
      <w:proofErr w:type="spellStart"/>
      <w:r w:rsidRPr="008E7A99">
        <w:rPr>
          <w:sz w:val="20"/>
          <w:szCs w:val="22"/>
          <w:lang w:val="es-CO"/>
        </w:rPr>
        <w:t>Postcode</w:t>
      </w:r>
      <w:proofErr w:type="spellEnd"/>
      <w:r w:rsidRPr="008E7A99">
        <w:rPr>
          <w:sz w:val="20"/>
          <w:szCs w:val="22"/>
          <w:lang w:val="es-CO"/>
        </w:rPr>
        <w:t>, COUNTRY</w:t>
      </w:r>
    </w:p>
    <w:p w14:paraId="3CDECB91" w14:textId="77777777" w:rsidR="004D3882" w:rsidRPr="008E7A99" w:rsidRDefault="004D3882" w:rsidP="00103E9F">
      <w:pPr>
        <w:rPr>
          <w:sz w:val="20"/>
          <w:lang w:val="es-CO"/>
        </w:rPr>
      </w:pPr>
    </w:p>
    <w:p w14:paraId="4A3451CB" w14:textId="77777777" w:rsidR="004D3882" w:rsidRPr="008E7A99" w:rsidRDefault="004D3882" w:rsidP="004D3882">
      <w:pPr>
        <w:rPr>
          <w:sz w:val="20"/>
          <w:szCs w:val="22"/>
          <w:lang w:val="es-CO"/>
        </w:rPr>
      </w:pPr>
      <w:r w:rsidRPr="008E7A99">
        <w:rPr>
          <w:sz w:val="20"/>
          <w:szCs w:val="22"/>
          <w:lang w:val="es-CO"/>
        </w:rPr>
        <w:t>*</w:t>
      </w:r>
      <w:proofErr w:type="spellStart"/>
      <w:r w:rsidRPr="008E7A99">
        <w:rPr>
          <w:sz w:val="20"/>
          <w:szCs w:val="22"/>
          <w:lang w:val="es-CO"/>
        </w:rPr>
        <w:t>Corresponding</w:t>
      </w:r>
      <w:proofErr w:type="spellEnd"/>
      <w:r w:rsidRPr="008E7A99">
        <w:rPr>
          <w:sz w:val="20"/>
          <w:szCs w:val="22"/>
          <w:lang w:val="es-CO"/>
        </w:rPr>
        <w:t xml:space="preserve"> </w:t>
      </w:r>
      <w:proofErr w:type="spellStart"/>
      <w:r w:rsidRPr="008E7A99">
        <w:rPr>
          <w:sz w:val="20"/>
          <w:szCs w:val="22"/>
          <w:lang w:val="es-CO"/>
        </w:rPr>
        <w:t>Author</w:t>
      </w:r>
      <w:proofErr w:type="spellEnd"/>
    </w:p>
    <w:p w14:paraId="5432A399" w14:textId="77777777" w:rsidR="004D3882" w:rsidRPr="008E7A99" w:rsidRDefault="004D3882" w:rsidP="00103E9F">
      <w:pPr>
        <w:rPr>
          <w:sz w:val="20"/>
          <w:lang w:val="es-CO"/>
        </w:rPr>
      </w:pPr>
    </w:p>
    <w:p w14:paraId="35BB1008" w14:textId="77777777" w:rsidR="000025E7" w:rsidRPr="008E7A99" w:rsidRDefault="000025E7" w:rsidP="00103E9F">
      <w:pPr>
        <w:rPr>
          <w:sz w:val="20"/>
          <w:lang w:val="es-CO"/>
        </w:rPr>
      </w:pPr>
      <w:r w:rsidRPr="008E7A99">
        <w:rPr>
          <w:sz w:val="20"/>
          <w:lang w:val="es-CO"/>
        </w:rPr>
        <w:t xml:space="preserve">DOI: </w:t>
      </w:r>
      <w:r w:rsidR="004D3882" w:rsidRPr="008E7A99">
        <w:rPr>
          <w:sz w:val="20"/>
          <w:lang w:val="es-CO"/>
        </w:rPr>
        <w:t>https://doi.org/10.30880/ijie.0</w:t>
      </w:r>
      <w:r w:rsidR="00D16BC9" w:rsidRPr="008E7A99">
        <w:rPr>
          <w:sz w:val="20"/>
          <w:lang w:val="es-CO"/>
        </w:rPr>
        <w:t>00</w:t>
      </w:r>
      <w:r w:rsidR="004D3882" w:rsidRPr="008E7A99">
        <w:rPr>
          <w:sz w:val="20"/>
          <w:lang w:val="es-CO"/>
        </w:rPr>
        <w:t>0.00</w:t>
      </w:r>
      <w:r w:rsidRPr="008E7A99">
        <w:rPr>
          <w:sz w:val="20"/>
          <w:lang w:val="es-CO"/>
        </w:rPr>
        <w:t>.</w:t>
      </w:r>
      <w:r w:rsidR="004D3882" w:rsidRPr="008E7A99">
        <w:rPr>
          <w:sz w:val="20"/>
          <w:lang w:val="es-CO"/>
        </w:rPr>
        <w:t>00</w:t>
      </w:r>
      <w:r w:rsidR="00D16BC9" w:rsidRPr="008E7A99">
        <w:rPr>
          <w:sz w:val="20"/>
          <w:lang w:val="es-CO"/>
        </w:rPr>
        <w:t>.0</w:t>
      </w:r>
      <w:r w:rsidR="004D3882" w:rsidRPr="008E7A99">
        <w:rPr>
          <w:sz w:val="20"/>
          <w:lang w:val="es-CO"/>
        </w:rPr>
        <w:t>00</w:t>
      </w:r>
    </w:p>
    <w:p w14:paraId="6462C883" w14:textId="3E878EB1" w:rsidR="00B85A31" w:rsidRPr="008E7A99" w:rsidRDefault="00710D7A" w:rsidP="00103E9F">
      <w:pPr>
        <w:rPr>
          <w:sz w:val="20"/>
          <w:lang w:val="es-CO"/>
        </w:rPr>
      </w:pPr>
      <w:r w:rsidRPr="008E7A99">
        <w:rPr>
          <w:b/>
          <w:noProof/>
          <w:lang w:val="es-CO" w:eastAsia="ja-JP"/>
        </w:rPr>
        <mc:AlternateContent>
          <mc:Choice Requires="wps">
            <w:drawing>
              <wp:anchor distT="0" distB="0" distL="114300" distR="114300" simplePos="0" relativeHeight="251657728" behindDoc="0" locked="0" layoutInCell="1" allowOverlap="1" wp14:anchorId="1CB30F62" wp14:editId="0F8D65D0">
                <wp:simplePos x="0" y="0"/>
                <wp:positionH relativeFrom="column">
                  <wp:posOffset>0</wp:posOffset>
                </wp:positionH>
                <wp:positionV relativeFrom="paragraph">
                  <wp:posOffset>262255</wp:posOffset>
                </wp:positionV>
                <wp:extent cx="6057900" cy="2094865"/>
                <wp:effectExtent l="0" t="635" r="1905" b="0"/>
                <wp:wrapSquare wrapText="bothSides"/>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09486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093E8" w14:textId="4AEEF6BF" w:rsidR="00E478F2" w:rsidRPr="00423D8A" w:rsidRDefault="00994BD8" w:rsidP="00423D8A">
                            <w:pPr>
                              <w:tabs>
                                <w:tab w:val="left" w:pos="240"/>
                              </w:tabs>
                              <w:jc w:val="both"/>
                              <w:rPr>
                                <w:b/>
                                <w:iCs/>
                                <w:sz w:val="20"/>
                                <w:szCs w:val="20"/>
                                <w:lang w:val="es-CO"/>
                              </w:rPr>
                            </w:pPr>
                            <w:proofErr w:type="spellStart"/>
                            <w:r w:rsidRPr="00423D8A">
                              <w:rPr>
                                <w:b/>
                                <w:sz w:val="20"/>
                                <w:szCs w:val="22"/>
                                <w:lang w:val="es-CO"/>
                              </w:rPr>
                              <w:t>Abstract</w:t>
                            </w:r>
                            <w:proofErr w:type="spellEnd"/>
                            <w:r w:rsidRPr="00423D8A">
                              <w:rPr>
                                <w:b/>
                                <w:sz w:val="20"/>
                                <w:szCs w:val="22"/>
                                <w:lang w:val="es-CO"/>
                              </w:rPr>
                              <w:t>:</w:t>
                            </w:r>
                            <w:r w:rsidRPr="00423D8A">
                              <w:rPr>
                                <w:sz w:val="20"/>
                                <w:szCs w:val="22"/>
                                <w:lang w:val="es-CO"/>
                              </w:rPr>
                              <w:t xml:space="preserve"> </w:t>
                            </w:r>
                            <w:r w:rsidR="00423D8A" w:rsidRPr="00423D8A">
                              <w:rPr>
                                <w:sz w:val="20"/>
                                <w:szCs w:val="22"/>
                                <w:lang w:val="es-CO"/>
                              </w:rPr>
                              <w:t xml:space="preserve">El desarrollo de dispositivos que permitan la medición de la saturación parcial de oxígeno y su </w:t>
                            </w:r>
                            <w:proofErr w:type="spellStart"/>
                            <w:r w:rsidR="00423D8A" w:rsidRPr="00423D8A">
                              <w:rPr>
                                <w:sz w:val="20"/>
                                <w:szCs w:val="22"/>
                                <w:lang w:val="es-CO"/>
                              </w:rPr>
                              <w:t>telemonitoreo</w:t>
                            </w:r>
                            <w:proofErr w:type="spellEnd"/>
                            <w:r w:rsidR="00423D8A" w:rsidRPr="00423D8A">
                              <w:rPr>
                                <w:sz w:val="20"/>
                                <w:szCs w:val="22"/>
                                <w:lang w:val="es-CO"/>
                              </w:rPr>
                              <w:t xml:space="preserve"> en tiempo real implica, por un lado, la implementación de herramientas de procesamiento de las señales de fotopletismograf</w:t>
                            </w:r>
                            <w:r w:rsidR="00423D8A">
                              <w:rPr>
                                <w:sz w:val="20"/>
                                <w:szCs w:val="22"/>
                                <w:lang w:val="es-CO"/>
                              </w:rPr>
                              <w:t>í</w:t>
                            </w:r>
                            <w:r w:rsidR="00423D8A" w:rsidRPr="00423D8A">
                              <w:rPr>
                                <w:sz w:val="20"/>
                                <w:szCs w:val="22"/>
                                <w:lang w:val="es-CO"/>
                              </w:rPr>
                              <w:t xml:space="preserve">a; y por otro, la elaboración de códigos para el envío de la información y su gestión para garantizar su acceso en tiempo real. En el presente artículo se expone la elaboración de un sistema embebido </w:t>
                            </w:r>
                            <w:proofErr w:type="spellStart"/>
                            <w:r w:rsidR="00423D8A" w:rsidRPr="00423D8A">
                              <w:rPr>
                                <w:sz w:val="20"/>
                                <w:szCs w:val="22"/>
                                <w:lang w:val="es-CO"/>
                              </w:rPr>
                              <w:t>microcontrolado</w:t>
                            </w:r>
                            <w:proofErr w:type="spellEnd"/>
                            <w:r w:rsidR="00423D8A" w:rsidRPr="00423D8A">
                              <w:rPr>
                                <w:sz w:val="20"/>
                                <w:szCs w:val="22"/>
                                <w:lang w:val="es-CO"/>
                              </w:rPr>
                              <w:t xml:space="preserve"> que realiza el filtrado de las señales de fotopletismograf</w:t>
                            </w:r>
                            <w:r w:rsidR="00423D8A">
                              <w:rPr>
                                <w:sz w:val="20"/>
                                <w:szCs w:val="22"/>
                                <w:lang w:val="es-CO"/>
                              </w:rPr>
                              <w:t>í</w:t>
                            </w:r>
                            <w:r w:rsidR="00423D8A" w:rsidRPr="00423D8A">
                              <w:rPr>
                                <w:sz w:val="20"/>
                                <w:szCs w:val="22"/>
                                <w:lang w:val="es-CO"/>
                              </w:rPr>
                              <w:t xml:space="preserve">a entregadas por el sensor MAX30102, para a partir de la densidad espectral de potencia determinar los coeficientes relacionados con el cálculo de la saturación parcial de oxígeno. El </w:t>
                            </w:r>
                            <w:proofErr w:type="spellStart"/>
                            <w:r w:rsidR="00423D8A" w:rsidRPr="00423D8A">
                              <w:rPr>
                                <w:sz w:val="20"/>
                                <w:szCs w:val="22"/>
                                <w:lang w:val="es-CO"/>
                              </w:rPr>
                              <w:t>telemonitoreo</w:t>
                            </w:r>
                            <w:proofErr w:type="spellEnd"/>
                            <w:r w:rsidR="00423D8A" w:rsidRPr="00423D8A">
                              <w:rPr>
                                <w:sz w:val="20"/>
                                <w:szCs w:val="22"/>
                                <w:lang w:val="es-CO"/>
                              </w:rPr>
                              <w:t xml:space="preserve"> se realiza mediante un servidor web que recibe la información del sistema embebido para entregarla en tiempo real dado el acceso desde un explorador web. Se obtuvo una ejecución permanente en tiempo real y con valores medidos correlacionados con sensor de oximetría comercial (r=0.87) en saturaciones parciales de oxígeno superiores al 88%.</w:t>
                            </w:r>
                          </w:p>
                          <w:p w14:paraId="2E76FC94" w14:textId="6B294FFE" w:rsidR="00994BD8" w:rsidRPr="00423D8A" w:rsidRDefault="00994BD8" w:rsidP="00994BD8">
                            <w:pPr>
                              <w:tabs>
                                <w:tab w:val="left" w:pos="615"/>
                              </w:tabs>
                              <w:spacing w:before="120" w:after="120"/>
                              <w:jc w:val="both"/>
                              <w:rPr>
                                <w:sz w:val="20"/>
                                <w:szCs w:val="22"/>
                                <w:lang w:val="es-CO"/>
                              </w:rPr>
                            </w:pPr>
                            <w:proofErr w:type="spellStart"/>
                            <w:r w:rsidRPr="00423D8A">
                              <w:rPr>
                                <w:b/>
                                <w:iCs/>
                                <w:sz w:val="20"/>
                                <w:szCs w:val="20"/>
                                <w:lang w:val="es-CO"/>
                              </w:rPr>
                              <w:t>Keywords</w:t>
                            </w:r>
                            <w:proofErr w:type="spellEnd"/>
                            <w:r w:rsidRPr="00423D8A">
                              <w:rPr>
                                <w:b/>
                                <w:iCs/>
                                <w:sz w:val="20"/>
                                <w:szCs w:val="20"/>
                                <w:lang w:val="es-CO"/>
                              </w:rPr>
                              <w:t>:</w:t>
                            </w:r>
                            <w:r w:rsidR="00E478F2" w:rsidRPr="00423D8A">
                              <w:rPr>
                                <w:iCs/>
                                <w:sz w:val="20"/>
                                <w:szCs w:val="22"/>
                                <w:lang w:val="es-CO"/>
                              </w:rPr>
                              <w:t xml:space="preserve"> </w:t>
                            </w:r>
                            <w:r w:rsidR="00423D8A" w:rsidRPr="00423D8A">
                              <w:rPr>
                                <w:iCs/>
                                <w:sz w:val="20"/>
                                <w:szCs w:val="22"/>
                                <w:lang w:val="es-CO"/>
                              </w:rPr>
                              <w:t>Saturación de oxígeno, MAX30102, fotopletismografía, embebido, densidad espectral de potencia, telemetría.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30F62" id="_x0000_t202" coordsize="21600,21600" o:spt="202" path="m,l,21600r21600,l21600,xe">
                <v:stroke joinstyle="miter"/>
                <v:path gradientshapeok="t" o:connecttype="rect"/>
              </v:shapetype>
              <v:shape id="Text Box 8" o:spid="_x0000_s1026" type="#_x0000_t202" style="position:absolute;margin-left:0;margin-top:20.65pt;width:477pt;height:16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" fillcolor="#ddd" stroked="f">
                <v:textbox>
                  <w:txbxContent>
                    <w:p w14:paraId="1E4093E8" w14:textId="4AEEF6BF" w:rsidR="00E478F2" w:rsidRPr="00423D8A" w:rsidRDefault="00994BD8" w:rsidP="00423D8A">
                      <w:pPr>
                        <w:tabs>
                          <w:tab w:val="left" w:pos="240"/>
                        </w:tabs>
                        <w:jc w:val="both"/>
                        <w:rPr>
                          <w:b/>
                          <w:iCs/>
                          <w:sz w:val="20"/>
                          <w:szCs w:val="20"/>
                          <w:lang w:val="es-CO"/>
                        </w:rPr>
                      </w:pPr>
                      <w:proofErr w:type="spellStart"/>
                      <w:r w:rsidRPr="00423D8A">
                        <w:rPr>
                          <w:b/>
                          <w:sz w:val="20"/>
                          <w:szCs w:val="22"/>
                          <w:lang w:val="es-CO"/>
                        </w:rPr>
                        <w:t>Abstract</w:t>
                      </w:r>
                      <w:proofErr w:type="spellEnd"/>
                      <w:r w:rsidRPr="00423D8A">
                        <w:rPr>
                          <w:b/>
                          <w:sz w:val="20"/>
                          <w:szCs w:val="22"/>
                          <w:lang w:val="es-CO"/>
                        </w:rPr>
                        <w:t>:</w:t>
                      </w:r>
                      <w:r w:rsidRPr="00423D8A">
                        <w:rPr>
                          <w:sz w:val="20"/>
                          <w:szCs w:val="22"/>
                          <w:lang w:val="es-CO"/>
                        </w:rPr>
                        <w:t xml:space="preserve"> </w:t>
                      </w:r>
                      <w:r w:rsidR="00423D8A" w:rsidRPr="00423D8A">
                        <w:rPr>
                          <w:sz w:val="20"/>
                          <w:szCs w:val="22"/>
                          <w:lang w:val="es-CO"/>
                        </w:rPr>
                        <w:t xml:space="preserve">El desarrollo de dispositivos que permitan la medición de la saturación parcial de oxígeno y su </w:t>
                      </w:r>
                      <w:proofErr w:type="spellStart"/>
                      <w:r w:rsidR="00423D8A" w:rsidRPr="00423D8A">
                        <w:rPr>
                          <w:sz w:val="20"/>
                          <w:szCs w:val="22"/>
                          <w:lang w:val="es-CO"/>
                        </w:rPr>
                        <w:t>telemonitoreo</w:t>
                      </w:r>
                      <w:proofErr w:type="spellEnd"/>
                      <w:r w:rsidR="00423D8A" w:rsidRPr="00423D8A">
                        <w:rPr>
                          <w:sz w:val="20"/>
                          <w:szCs w:val="22"/>
                          <w:lang w:val="es-CO"/>
                        </w:rPr>
                        <w:t xml:space="preserve"> en tiempo real implica, por un lado, la implementación de herramientas de procesamiento de las señales de fotopletismograf</w:t>
                      </w:r>
                      <w:r w:rsidR="00423D8A">
                        <w:rPr>
                          <w:sz w:val="20"/>
                          <w:szCs w:val="22"/>
                          <w:lang w:val="es-CO"/>
                        </w:rPr>
                        <w:t>í</w:t>
                      </w:r>
                      <w:r w:rsidR="00423D8A" w:rsidRPr="00423D8A">
                        <w:rPr>
                          <w:sz w:val="20"/>
                          <w:szCs w:val="22"/>
                          <w:lang w:val="es-CO"/>
                        </w:rPr>
                        <w:t xml:space="preserve">a; y por otro, la elaboración de códigos para el envío de la información y su gestión para garantizar su acceso en tiempo real. En el presente artículo se expone la elaboración de un sistema embebido </w:t>
                      </w:r>
                      <w:proofErr w:type="spellStart"/>
                      <w:r w:rsidR="00423D8A" w:rsidRPr="00423D8A">
                        <w:rPr>
                          <w:sz w:val="20"/>
                          <w:szCs w:val="22"/>
                          <w:lang w:val="es-CO"/>
                        </w:rPr>
                        <w:t>microcontrolado</w:t>
                      </w:r>
                      <w:proofErr w:type="spellEnd"/>
                      <w:r w:rsidR="00423D8A" w:rsidRPr="00423D8A">
                        <w:rPr>
                          <w:sz w:val="20"/>
                          <w:szCs w:val="22"/>
                          <w:lang w:val="es-CO"/>
                        </w:rPr>
                        <w:t xml:space="preserve"> que realiza el filtrado de las señales de fotopletismograf</w:t>
                      </w:r>
                      <w:r w:rsidR="00423D8A">
                        <w:rPr>
                          <w:sz w:val="20"/>
                          <w:szCs w:val="22"/>
                          <w:lang w:val="es-CO"/>
                        </w:rPr>
                        <w:t>í</w:t>
                      </w:r>
                      <w:r w:rsidR="00423D8A" w:rsidRPr="00423D8A">
                        <w:rPr>
                          <w:sz w:val="20"/>
                          <w:szCs w:val="22"/>
                          <w:lang w:val="es-CO"/>
                        </w:rPr>
                        <w:t xml:space="preserve">a entregadas por el sensor MAX30102, para a partir de la densidad espectral de potencia determinar los coeficientes relacionados con el cálculo de la saturación parcial de oxígeno. El </w:t>
                      </w:r>
                      <w:proofErr w:type="spellStart"/>
                      <w:r w:rsidR="00423D8A" w:rsidRPr="00423D8A">
                        <w:rPr>
                          <w:sz w:val="20"/>
                          <w:szCs w:val="22"/>
                          <w:lang w:val="es-CO"/>
                        </w:rPr>
                        <w:t>telemonitoreo</w:t>
                      </w:r>
                      <w:proofErr w:type="spellEnd"/>
                      <w:r w:rsidR="00423D8A" w:rsidRPr="00423D8A">
                        <w:rPr>
                          <w:sz w:val="20"/>
                          <w:szCs w:val="22"/>
                          <w:lang w:val="es-CO"/>
                        </w:rPr>
                        <w:t xml:space="preserve"> se realiza mediante un servidor web que recibe la información del sistema embebido para entregarla en tiempo real dado el acceso desde un explorador web. Se obtuvo una ejecución permanente en tiempo real y con valores medidos correlacionados con sensor de oximetría comercial (r=0.87) en saturaciones parciales de oxígeno superiores al 88%.</w:t>
                      </w:r>
                    </w:p>
                    <w:p w14:paraId="2E76FC94" w14:textId="6B294FFE" w:rsidR="00994BD8" w:rsidRPr="00423D8A" w:rsidRDefault="00994BD8" w:rsidP="00994BD8">
                      <w:pPr>
                        <w:tabs>
                          <w:tab w:val="left" w:pos="615"/>
                        </w:tabs>
                        <w:spacing w:before="120" w:after="120"/>
                        <w:jc w:val="both"/>
                        <w:rPr>
                          <w:sz w:val="20"/>
                          <w:szCs w:val="22"/>
                          <w:lang w:val="es-CO"/>
                        </w:rPr>
                      </w:pPr>
                      <w:proofErr w:type="spellStart"/>
                      <w:r w:rsidRPr="00423D8A">
                        <w:rPr>
                          <w:b/>
                          <w:iCs/>
                          <w:sz w:val="20"/>
                          <w:szCs w:val="20"/>
                          <w:lang w:val="es-CO"/>
                        </w:rPr>
                        <w:t>Keywords</w:t>
                      </w:r>
                      <w:proofErr w:type="spellEnd"/>
                      <w:r w:rsidRPr="00423D8A">
                        <w:rPr>
                          <w:b/>
                          <w:iCs/>
                          <w:sz w:val="20"/>
                          <w:szCs w:val="20"/>
                          <w:lang w:val="es-CO"/>
                        </w:rPr>
                        <w:t>:</w:t>
                      </w:r>
                      <w:r w:rsidR="00E478F2" w:rsidRPr="00423D8A">
                        <w:rPr>
                          <w:iCs/>
                          <w:sz w:val="20"/>
                          <w:szCs w:val="22"/>
                          <w:lang w:val="es-CO"/>
                        </w:rPr>
                        <w:t xml:space="preserve"> </w:t>
                      </w:r>
                      <w:r w:rsidR="00423D8A" w:rsidRPr="00423D8A">
                        <w:rPr>
                          <w:iCs/>
                          <w:sz w:val="20"/>
                          <w:szCs w:val="22"/>
                          <w:lang w:val="es-CO"/>
                        </w:rPr>
                        <w:t>Saturación de oxígeno, MAX30102, fotopletismografía, embebido, densidad espectral de potencia, telemetría.</w:t>
                      </w:r>
                    </w:p>
                  </w:txbxContent>
                </v:textbox>
                <w10:wrap type="square"/>
              </v:shape>
            </w:pict>
          </mc:Fallback>
        </mc:AlternateContent>
      </w:r>
      <w:proofErr w:type="spellStart"/>
      <w:r w:rsidR="00103E9F" w:rsidRPr="008E7A99">
        <w:rPr>
          <w:sz w:val="20"/>
          <w:lang w:val="es-CO"/>
        </w:rPr>
        <w:t>Received</w:t>
      </w:r>
      <w:proofErr w:type="spellEnd"/>
      <w:r w:rsidR="00103E9F" w:rsidRPr="008E7A99">
        <w:rPr>
          <w:sz w:val="20"/>
          <w:lang w:val="es-CO"/>
        </w:rPr>
        <w:t xml:space="preserve"> </w:t>
      </w:r>
      <w:r w:rsidR="004D3882" w:rsidRPr="008E7A99">
        <w:rPr>
          <w:sz w:val="20"/>
          <w:lang w:val="es-CO"/>
        </w:rPr>
        <w:t>00</w:t>
      </w:r>
      <w:r w:rsidR="00FB2CEF" w:rsidRPr="008E7A99">
        <w:rPr>
          <w:sz w:val="20"/>
          <w:lang w:val="es-CO"/>
        </w:rPr>
        <w:t xml:space="preserve"> </w:t>
      </w:r>
      <w:proofErr w:type="spellStart"/>
      <w:r w:rsidR="004D3882" w:rsidRPr="008E7A99">
        <w:rPr>
          <w:sz w:val="20"/>
          <w:lang w:val="es-CO"/>
        </w:rPr>
        <w:t>Month</w:t>
      </w:r>
      <w:proofErr w:type="spellEnd"/>
      <w:r w:rsidR="00103E9F" w:rsidRPr="008E7A99">
        <w:rPr>
          <w:sz w:val="20"/>
          <w:lang w:val="es-CO"/>
        </w:rPr>
        <w:t xml:space="preserve"> 20</w:t>
      </w:r>
      <w:r w:rsidR="004D3882" w:rsidRPr="008E7A99">
        <w:rPr>
          <w:sz w:val="20"/>
          <w:lang w:val="es-CO"/>
        </w:rPr>
        <w:t xml:space="preserve">00; </w:t>
      </w:r>
      <w:proofErr w:type="spellStart"/>
      <w:r w:rsidR="004D3882" w:rsidRPr="008E7A99">
        <w:rPr>
          <w:sz w:val="20"/>
          <w:lang w:val="es-CO"/>
        </w:rPr>
        <w:t>A</w:t>
      </w:r>
      <w:r w:rsidR="00103E9F" w:rsidRPr="008E7A99">
        <w:rPr>
          <w:sz w:val="20"/>
          <w:lang w:val="es-CO"/>
        </w:rPr>
        <w:t>ccepted</w:t>
      </w:r>
      <w:proofErr w:type="spellEnd"/>
      <w:r w:rsidR="00103E9F" w:rsidRPr="008E7A99">
        <w:rPr>
          <w:sz w:val="20"/>
          <w:lang w:val="es-CO"/>
        </w:rPr>
        <w:t xml:space="preserve"> </w:t>
      </w:r>
      <w:r w:rsidR="004D3882" w:rsidRPr="008E7A99">
        <w:rPr>
          <w:sz w:val="20"/>
          <w:lang w:val="es-CO"/>
        </w:rPr>
        <w:t>01</w:t>
      </w:r>
      <w:r w:rsidR="00103E9F" w:rsidRPr="008E7A99">
        <w:rPr>
          <w:sz w:val="20"/>
          <w:lang w:val="es-CO"/>
        </w:rPr>
        <w:t xml:space="preserve"> </w:t>
      </w:r>
      <w:proofErr w:type="spellStart"/>
      <w:r w:rsidR="004D3882" w:rsidRPr="008E7A99">
        <w:rPr>
          <w:sz w:val="20"/>
          <w:lang w:val="es-CO"/>
        </w:rPr>
        <w:t>Mon</w:t>
      </w:r>
      <w:r w:rsidR="00FB2CEF" w:rsidRPr="008E7A99">
        <w:rPr>
          <w:sz w:val="20"/>
          <w:lang w:val="es-CO"/>
        </w:rPr>
        <w:t>t</w:t>
      </w:r>
      <w:r w:rsidR="004D3882" w:rsidRPr="008E7A99">
        <w:rPr>
          <w:sz w:val="20"/>
          <w:lang w:val="es-CO"/>
        </w:rPr>
        <w:t>h</w:t>
      </w:r>
      <w:proofErr w:type="spellEnd"/>
      <w:r w:rsidR="00103E9F" w:rsidRPr="008E7A99">
        <w:rPr>
          <w:sz w:val="20"/>
          <w:lang w:val="es-CO"/>
        </w:rPr>
        <w:t xml:space="preserve"> 20</w:t>
      </w:r>
      <w:r w:rsidR="004D3882" w:rsidRPr="008E7A99">
        <w:rPr>
          <w:sz w:val="20"/>
          <w:lang w:val="es-CO"/>
        </w:rPr>
        <w:t xml:space="preserve">00; </w:t>
      </w:r>
      <w:proofErr w:type="spellStart"/>
      <w:r w:rsidR="004D3882" w:rsidRPr="008E7A99">
        <w:rPr>
          <w:sz w:val="20"/>
          <w:lang w:val="es-CO"/>
        </w:rPr>
        <w:t>A</w:t>
      </w:r>
      <w:r w:rsidR="00103E9F" w:rsidRPr="008E7A99">
        <w:rPr>
          <w:sz w:val="20"/>
          <w:lang w:val="es-CO"/>
        </w:rPr>
        <w:t>vailable</w:t>
      </w:r>
      <w:proofErr w:type="spellEnd"/>
      <w:r w:rsidR="00103E9F" w:rsidRPr="008E7A99">
        <w:rPr>
          <w:sz w:val="20"/>
          <w:lang w:val="es-CO"/>
        </w:rPr>
        <w:t xml:space="preserve"> online </w:t>
      </w:r>
      <w:r w:rsidR="004D3882" w:rsidRPr="008E7A99">
        <w:rPr>
          <w:sz w:val="20"/>
          <w:lang w:val="es-CO"/>
        </w:rPr>
        <w:t>0</w:t>
      </w:r>
      <w:r w:rsidR="00FB2CEF" w:rsidRPr="008E7A99">
        <w:rPr>
          <w:sz w:val="20"/>
          <w:lang w:val="es-CO"/>
        </w:rPr>
        <w:t xml:space="preserve">2 </w:t>
      </w:r>
      <w:proofErr w:type="spellStart"/>
      <w:r w:rsidR="004D3882" w:rsidRPr="008E7A99">
        <w:rPr>
          <w:sz w:val="20"/>
          <w:lang w:val="es-CO"/>
        </w:rPr>
        <w:t>Month</w:t>
      </w:r>
      <w:proofErr w:type="spellEnd"/>
      <w:r w:rsidR="004D3882" w:rsidRPr="008E7A99">
        <w:rPr>
          <w:sz w:val="20"/>
          <w:lang w:val="es-CO"/>
        </w:rPr>
        <w:t xml:space="preserve"> 2000</w:t>
      </w:r>
    </w:p>
    <w:p w14:paraId="3CB33FFA" w14:textId="77777777" w:rsidR="00103E9F" w:rsidRPr="008E7A99" w:rsidRDefault="00103E9F" w:rsidP="00994BD8">
      <w:pPr>
        <w:spacing w:before="120" w:after="120"/>
        <w:jc w:val="center"/>
        <w:rPr>
          <w:b/>
          <w:sz w:val="20"/>
          <w:szCs w:val="20"/>
          <w:lang w:val="es-CO" w:eastAsia="ja-JP"/>
        </w:rPr>
      </w:pPr>
    </w:p>
    <w:p w14:paraId="43AA335C" w14:textId="77777777" w:rsidR="00103E9F" w:rsidRPr="008E7A99" w:rsidRDefault="00103E9F" w:rsidP="00FB2CEF">
      <w:pPr>
        <w:spacing w:before="120" w:after="120"/>
        <w:rPr>
          <w:b/>
          <w:sz w:val="20"/>
          <w:szCs w:val="20"/>
          <w:lang w:val="es-CO" w:eastAsia="ja-JP"/>
        </w:rPr>
        <w:sectPr w:rsidR="00103E9F" w:rsidRPr="008E7A99" w:rsidSect="00E304BC">
          <w:headerReference w:type="even" r:id="rId8"/>
          <w:headerReference w:type="default" r:id="rId9"/>
          <w:footerReference w:type="even" r:id="rId10"/>
          <w:footerReference w:type="default" r:id="rId11"/>
          <w:headerReference w:type="first" r:id="rId12"/>
          <w:footerReference w:type="first" r:id="rId13"/>
          <w:pgSz w:w="11909" w:h="16834" w:code="9"/>
          <w:pgMar w:top="1440" w:right="1152" w:bottom="1440" w:left="1152" w:header="720" w:footer="720" w:gutter="0"/>
          <w:cols w:space="720"/>
          <w:titlePg/>
          <w:docGrid w:linePitch="360"/>
        </w:sectPr>
      </w:pPr>
    </w:p>
    <w:p w14:paraId="3FBB08BF" w14:textId="34B60A96" w:rsidR="00136CD8" w:rsidRPr="00136CD8" w:rsidRDefault="008E7A99" w:rsidP="00136CD8">
      <w:pPr>
        <w:numPr>
          <w:ilvl w:val="0"/>
          <w:numId w:val="6"/>
        </w:numPr>
        <w:tabs>
          <w:tab w:val="clear" w:pos="720"/>
          <w:tab w:val="num" w:pos="360"/>
          <w:tab w:val="left" w:pos="4203"/>
        </w:tabs>
        <w:spacing w:after="80"/>
        <w:ind w:left="360"/>
        <w:jc w:val="both"/>
        <w:rPr>
          <w:b/>
          <w:lang w:val="es-CO"/>
        </w:rPr>
      </w:pPr>
      <w:r w:rsidRPr="008E7A99">
        <w:rPr>
          <w:b/>
          <w:lang w:val="es-CO"/>
        </w:rPr>
        <w:t>Introducción</w:t>
      </w:r>
    </w:p>
    <w:p w14:paraId="01162C9C" w14:textId="15C89D30" w:rsidR="00423D8A" w:rsidRPr="008E7A99" w:rsidRDefault="00423D8A" w:rsidP="00423D8A">
      <w:pPr>
        <w:tabs>
          <w:tab w:val="left" w:pos="4203"/>
        </w:tabs>
        <w:ind w:firstLine="360"/>
        <w:jc w:val="both"/>
        <w:rPr>
          <w:sz w:val="20"/>
          <w:szCs w:val="20"/>
          <w:lang w:val="es-CO"/>
        </w:rPr>
      </w:pPr>
      <w:r w:rsidRPr="008E7A99">
        <w:rPr>
          <w:sz w:val="20"/>
          <w:szCs w:val="20"/>
          <w:lang w:val="es-CO"/>
        </w:rPr>
        <w:t xml:space="preserve">Según la Organización Mundial de la Salud, las enfermedades no transmisibles son la principal causa de muerte, en 2012 fueron las causantes del 68\% del total de las muertes registradas </w:t>
      </w:r>
      <w:r w:rsidRPr="008E7A99">
        <w:rPr>
          <w:sz w:val="20"/>
          <w:szCs w:val="20"/>
          <w:lang w:val="es-CO"/>
        </w:rPr>
        <w:t>[1]</w:t>
      </w:r>
      <w:r w:rsidRPr="008E7A99">
        <w:rPr>
          <w:sz w:val="20"/>
          <w:szCs w:val="20"/>
          <w:lang w:val="es-CO"/>
        </w:rPr>
        <w:t xml:space="preserve">. Y entre estas enfermedades, las respiratorias crónicas ocupan el tercer lugar de prevalencia después de las enfermedades cardiovasculares y el cáncer, el 80\% de estas muertes ocurren en países de ingresos bajos y medios </w:t>
      </w:r>
      <w:r w:rsidRPr="008E7A99">
        <w:rPr>
          <w:sz w:val="20"/>
          <w:szCs w:val="20"/>
          <w:lang w:val="es-CO"/>
        </w:rPr>
        <w:t>[2]</w:t>
      </w:r>
    </w:p>
    <w:p w14:paraId="093688E6" w14:textId="0E6543AE" w:rsidR="00423D8A" w:rsidRPr="008E7A99" w:rsidRDefault="00423D8A" w:rsidP="00423D8A">
      <w:pPr>
        <w:tabs>
          <w:tab w:val="left" w:pos="4203"/>
        </w:tabs>
        <w:ind w:firstLine="360"/>
        <w:jc w:val="both"/>
        <w:rPr>
          <w:sz w:val="20"/>
          <w:szCs w:val="20"/>
          <w:lang w:val="es-CO"/>
        </w:rPr>
      </w:pPr>
      <w:r w:rsidRPr="008E7A99">
        <w:rPr>
          <w:sz w:val="20"/>
          <w:szCs w:val="20"/>
          <w:lang w:val="es-CO"/>
        </w:rPr>
        <w:t xml:space="preserve">Los pacientes con enfermedades respiratorias crónicas se ven afectados en la cantidad de oxígeno en sangre por el reducido intercambio gaseoso alveolar. Para ellos, la medición de gases en sangre es el elemento principal en el diagnóstico y tratamiento </w:t>
      </w:r>
      <w:r w:rsidRPr="008E7A99">
        <w:rPr>
          <w:sz w:val="20"/>
          <w:szCs w:val="20"/>
          <w:lang w:val="es-CO"/>
        </w:rPr>
        <w:t>[3].</w:t>
      </w:r>
      <w:r w:rsidRPr="008E7A99">
        <w:rPr>
          <w:sz w:val="20"/>
          <w:szCs w:val="20"/>
          <w:lang w:val="es-CO"/>
        </w:rPr>
        <w:t xml:space="preserve">  Al respecto, el oxímetro de pulso resulta ser la principal herramienta de uso clínico y de bajo costo que permite esta medición de manera no invasiva.</w:t>
      </w:r>
    </w:p>
    <w:p w14:paraId="63196241" w14:textId="29E4C0C0" w:rsidR="00423D8A" w:rsidRPr="008E7A99" w:rsidRDefault="00423D8A" w:rsidP="00423D8A">
      <w:pPr>
        <w:tabs>
          <w:tab w:val="left" w:pos="4203"/>
        </w:tabs>
        <w:ind w:firstLine="360"/>
        <w:jc w:val="both"/>
        <w:rPr>
          <w:sz w:val="20"/>
          <w:szCs w:val="20"/>
          <w:lang w:val="es-CO"/>
        </w:rPr>
      </w:pPr>
      <w:r w:rsidRPr="008E7A99">
        <w:rPr>
          <w:sz w:val="20"/>
          <w:szCs w:val="20"/>
          <w:lang w:val="es-CO"/>
        </w:rPr>
        <w:t xml:space="preserve">Por otro lado, el progresivo incremento de la expectativa de vida y de los riesgos asociados a enfermedades no transmisibles, enfatiza la importancia del cuidado de la salud en casa con la incorporación paulatina de diferentes tecnologías </w:t>
      </w:r>
      <w:r w:rsidRPr="008E7A99">
        <w:rPr>
          <w:sz w:val="20"/>
          <w:szCs w:val="20"/>
          <w:lang w:val="es-CO"/>
        </w:rPr>
        <w:t>[4]</w:t>
      </w:r>
      <w:r w:rsidRPr="008E7A99">
        <w:rPr>
          <w:sz w:val="20"/>
          <w:szCs w:val="20"/>
          <w:lang w:val="es-CO"/>
        </w:rPr>
        <w:t xml:space="preserve">. El objetivo es reducir el número de admisiones hospitalarias; permitiendo incluso, para la monitorización de signos vitales (como lo es la cantidad de oxígeno en sangre), el envío de información ininterrumpida a los profesionales de la salud. Este </w:t>
      </w:r>
      <w:proofErr w:type="spellStart"/>
      <w:r w:rsidRPr="008E7A99">
        <w:rPr>
          <w:sz w:val="20"/>
          <w:szCs w:val="20"/>
          <w:lang w:val="es-CO"/>
        </w:rPr>
        <w:t>telemonitoreo</w:t>
      </w:r>
      <w:proofErr w:type="spellEnd"/>
      <w:r w:rsidRPr="008E7A99">
        <w:rPr>
          <w:sz w:val="20"/>
          <w:szCs w:val="20"/>
          <w:lang w:val="es-CO"/>
        </w:rPr>
        <w:t xml:space="preserve"> permitirá evitar los errores de lectura y trascripción de los métodos actuales, como el de conexión de voz; y conllevará a la incorporación de aplicaciones escalables en materia de alarmas automáticas e inteligencia artificial dada la cantidad de datos involucrada </w:t>
      </w:r>
      <w:r w:rsidRPr="008E7A99">
        <w:rPr>
          <w:sz w:val="20"/>
          <w:szCs w:val="20"/>
          <w:lang w:val="es-CO"/>
        </w:rPr>
        <w:t>[5]</w:t>
      </w:r>
      <w:r w:rsidRPr="008E7A99">
        <w:rPr>
          <w:sz w:val="20"/>
          <w:szCs w:val="20"/>
          <w:lang w:val="es-CO"/>
        </w:rPr>
        <w:t>.</w:t>
      </w:r>
    </w:p>
    <w:p w14:paraId="39D5C960" w14:textId="71A082B2" w:rsidR="00423D8A" w:rsidRPr="008E7A99" w:rsidRDefault="00423D8A" w:rsidP="00423D8A">
      <w:pPr>
        <w:tabs>
          <w:tab w:val="left" w:pos="4203"/>
        </w:tabs>
        <w:ind w:firstLine="360"/>
        <w:jc w:val="both"/>
        <w:rPr>
          <w:sz w:val="20"/>
          <w:szCs w:val="20"/>
          <w:lang w:val="es-CO"/>
        </w:rPr>
      </w:pPr>
      <w:r w:rsidRPr="008E7A99">
        <w:rPr>
          <w:sz w:val="20"/>
          <w:szCs w:val="20"/>
          <w:lang w:val="es-CO"/>
        </w:rPr>
        <w:lastRenderedPageBreak/>
        <w:t xml:space="preserve">Desarrollar una herramienta tecnológica que permita el </w:t>
      </w:r>
      <w:proofErr w:type="spellStart"/>
      <w:r w:rsidRPr="008E7A99">
        <w:rPr>
          <w:sz w:val="20"/>
          <w:szCs w:val="20"/>
          <w:lang w:val="es-CO"/>
        </w:rPr>
        <w:t>telemonitoreo</w:t>
      </w:r>
      <w:proofErr w:type="spellEnd"/>
      <w:r w:rsidRPr="008E7A99">
        <w:rPr>
          <w:sz w:val="20"/>
          <w:szCs w:val="20"/>
          <w:lang w:val="es-CO"/>
        </w:rPr>
        <w:t xml:space="preserve"> de la cantidad de oxígeno en sangre implica abordar elementos propios de oximetría de pulso y de incorporación de aplicaciones que hacen uso de internet para garantizar la monitorización remota. Con respecto a la oximetría de pulso, se trata de hacer incidir una luz roja e </w:t>
      </w:r>
      <w:proofErr w:type="spellStart"/>
      <w:r w:rsidRPr="008E7A99">
        <w:rPr>
          <w:sz w:val="20"/>
          <w:szCs w:val="20"/>
          <w:lang w:val="es-CO"/>
        </w:rPr>
        <w:t>infraroja</w:t>
      </w:r>
      <w:proofErr w:type="spellEnd"/>
      <w:r w:rsidRPr="008E7A99">
        <w:rPr>
          <w:sz w:val="20"/>
          <w:szCs w:val="20"/>
          <w:lang w:val="es-CO"/>
        </w:rPr>
        <w:t xml:space="preserve"> (con diodos emisores de luz) sobre una estructura corporal y realizar la medición de la luz transmitida o reflejada en ambas longitudes de onda haciendo uso de fotodetectores (como fotodiodos). Dado el nivel de absorbancia diferencial entre hemoglobina oxigenada y sin oxigenar para cada una de las longitudes de onda, es posible determinar el porcentaje de oxígeno en sangre a partir de las señales </w:t>
      </w:r>
      <w:r w:rsidRPr="008E7A99">
        <w:rPr>
          <w:sz w:val="20"/>
          <w:szCs w:val="20"/>
          <w:lang w:val="es-CO"/>
        </w:rPr>
        <w:t>leídas</w:t>
      </w:r>
      <w:r w:rsidRPr="008E7A99">
        <w:rPr>
          <w:sz w:val="20"/>
          <w:szCs w:val="20"/>
          <w:lang w:val="es-CO"/>
        </w:rPr>
        <w:t xml:space="preserve"> por el fotodetector (como las que se indican en la figura </w:t>
      </w:r>
      <w:r w:rsidRPr="008E7A99">
        <w:rPr>
          <w:sz w:val="20"/>
          <w:szCs w:val="20"/>
          <w:lang w:val="es-CO"/>
        </w:rPr>
        <w:t>1</w:t>
      </w:r>
      <w:r w:rsidRPr="008E7A99">
        <w:rPr>
          <w:sz w:val="20"/>
          <w:szCs w:val="20"/>
          <w:lang w:val="es-CO"/>
        </w:rPr>
        <w:t>), esto se logra con herramientas de procesamiento de señales para estimar características de las señales adquiridas.  Adicionalmente, con el oxímetro de pulso, por leer señales de voltaje pulsátiles (según el pulso del paciente), es factible realizar la medición de frecuencia cardíaca. Como resultado, después del procesamiento de la información, los datos monitorizados en oximetría de pulso se componen de la siguiente información: porcentaje de saturación de oxígeno, frecuencia cardíaca y señales pletismográficas.</w:t>
      </w:r>
    </w:p>
    <w:p w14:paraId="33F2BE21" w14:textId="0365DD58" w:rsidR="00423D8A" w:rsidRPr="008E7A99" w:rsidRDefault="00710D7A" w:rsidP="00423D8A">
      <w:pPr>
        <w:tabs>
          <w:tab w:val="left" w:pos="4203"/>
        </w:tabs>
        <w:ind w:firstLine="360"/>
        <w:jc w:val="center"/>
        <w:rPr>
          <w:sz w:val="20"/>
          <w:szCs w:val="20"/>
          <w:lang w:val="es-CO"/>
        </w:rPr>
      </w:pPr>
      <w:r w:rsidRPr="008E7A99">
        <w:rPr>
          <w:noProof/>
          <w:sz w:val="20"/>
          <w:szCs w:val="20"/>
          <w:lang w:val="es-CO"/>
        </w:rPr>
        <w:drawing>
          <wp:inline distT="0" distB="0" distL="0" distR="0" wp14:anchorId="53864783" wp14:editId="362D5014">
            <wp:extent cx="3390900" cy="265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657475"/>
                    </a:xfrm>
                    <a:prstGeom prst="rect">
                      <a:avLst/>
                    </a:prstGeom>
                    <a:noFill/>
                    <a:ln>
                      <a:noFill/>
                    </a:ln>
                  </pic:spPr>
                </pic:pic>
              </a:graphicData>
            </a:graphic>
          </wp:inline>
        </w:drawing>
      </w:r>
    </w:p>
    <w:p w14:paraId="2BD6007F" w14:textId="5D775AE8" w:rsidR="00423D8A" w:rsidRPr="008E7A99" w:rsidRDefault="00423D8A" w:rsidP="00423D8A">
      <w:pPr>
        <w:tabs>
          <w:tab w:val="left" w:pos="4203"/>
        </w:tabs>
        <w:ind w:firstLine="360"/>
        <w:jc w:val="center"/>
        <w:rPr>
          <w:b/>
          <w:sz w:val="20"/>
          <w:szCs w:val="20"/>
          <w:lang w:val="es-CO"/>
        </w:rPr>
      </w:pPr>
      <w:r w:rsidRPr="008E7A99">
        <w:rPr>
          <w:b/>
          <w:sz w:val="20"/>
          <w:szCs w:val="20"/>
          <w:lang w:val="es-CO"/>
        </w:rPr>
        <w:t xml:space="preserve">Fig. 1 Principio de funcionamiento del </w:t>
      </w:r>
      <w:r w:rsidR="00D40E3A" w:rsidRPr="008E7A99">
        <w:rPr>
          <w:b/>
          <w:sz w:val="20"/>
          <w:szCs w:val="20"/>
          <w:lang w:val="es-CO"/>
        </w:rPr>
        <w:t>oxímetro</w:t>
      </w:r>
      <w:r w:rsidRPr="008E7A99">
        <w:rPr>
          <w:b/>
          <w:sz w:val="20"/>
          <w:szCs w:val="20"/>
          <w:lang w:val="es-CO"/>
        </w:rPr>
        <w:t xml:space="preserve"> de pulso, editado de</w:t>
      </w:r>
      <w:r w:rsidR="00D40E3A" w:rsidRPr="008E7A99">
        <w:rPr>
          <w:b/>
          <w:sz w:val="20"/>
          <w:szCs w:val="20"/>
          <w:lang w:val="es-CO"/>
        </w:rPr>
        <w:t xml:space="preserve"> [6]</w:t>
      </w:r>
      <w:r w:rsidRPr="008E7A99">
        <w:rPr>
          <w:b/>
          <w:sz w:val="20"/>
          <w:szCs w:val="20"/>
          <w:lang w:val="es-CO"/>
        </w:rPr>
        <w:t>.</w:t>
      </w:r>
    </w:p>
    <w:p w14:paraId="18ED3E4C" w14:textId="77777777" w:rsidR="00423D8A" w:rsidRPr="008E7A99" w:rsidRDefault="00423D8A" w:rsidP="00423D8A">
      <w:pPr>
        <w:tabs>
          <w:tab w:val="left" w:pos="4203"/>
        </w:tabs>
        <w:ind w:firstLine="360"/>
        <w:jc w:val="center"/>
        <w:rPr>
          <w:sz w:val="20"/>
          <w:szCs w:val="20"/>
          <w:lang w:val="es-CO"/>
        </w:rPr>
      </w:pPr>
    </w:p>
    <w:p w14:paraId="5E092419" w14:textId="36CDBAD6" w:rsidR="00423D8A" w:rsidRPr="008E7A99" w:rsidRDefault="00423D8A" w:rsidP="00423D8A">
      <w:pPr>
        <w:tabs>
          <w:tab w:val="left" w:pos="4203"/>
        </w:tabs>
        <w:ind w:firstLine="360"/>
        <w:jc w:val="both"/>
        <w:rPr>
          <w:sz w:val="20"/>
          <w:szCs w:val="20"/>
          <w:lang w:val="es-CO"/>
        </w:rPr>
      </w:pPr>
      <w:r w:rsidRPr="008E7A99">
        <w:rPr>
          <w:sz w:val="20"/>
          <w:szCs w:val="20"/>
          <w:lang w:val="es-CO"/>
        </w:rPr>
        <w:t xml:space="preserve">En cuanto al </w:t>
      </w:r>
      <w:proofErr w:type="spellStart"/>
      <w:r w:rsidRPr="008E7A99">
        <w:rPr>
          <w:sz w:val="20"/>
          <w:szCs w:val="20"/>
          <w:lang w:val="es-CO"/>
        </w:rPr>
        <w:t>tele</w:t>
      </w:r>
      <w:r w:rsidR="00D40E3A" w:rsidRPr="008E7A99">
        <w:rPr>
          <w:sz w:val="20"/>
          <w:szCs w:val="20"/>
          <w:lang w:val="es-CO"/>
        </w:rPr>
        <w:t>m</w:t>
      </w:r>
      <w:r w:rsidRPr="008E7A99">
        <w:rPr>
          <w:sz w:val="20"/>
          <w:szCs w:val="20"/>
          <w:lang w:val="es-CO"/>
        </w:rPr>
        <w:t>onitoreo</w:t>
      </w:r>
      <w:proofErr w:type="spellEnd"/>
      <w:r w:rsidRPr="008E7A99">
        <w:rPr>
          <w:sz w:val="20"/>
          <w:szCs w:val="20"/>
          <w:lang w:val="es-CO"/>
        </w:rPr>
        <w:t xml:space="preserve"> de estas variables, internet permite incorporar diferentes herramientas de software que </w:t>
      </w:r>
      <w:proofErr w:type="spellStart"/>
      <w:r w:rsidRPr="008E7A99">
        <w:rPr>
          <w:sz w:val="20"/>
          <w:szCs w:val="20"/>
          <w:lang w:val="es-CO"/>
        </w:rPr>
        <w:t>envian</w:t>
      </w:r>
      <w:proofErr w:type="spellEnd"/>
      <w:r w:rsidRPr="008E7A99">
        <w:rPr>
          <w:sz w:val="20"/>
          <w:szCs w:val="20"/>
          <w:lang w:val="es-CO"/>
        </w:rPr>
        <w:t xml:space="preserve"> la información a servidores web y permiten su visualización en diferentes dispositivos.  Estas aplicaciones se pueden dividir en dos partes: la aplicación que recibe la información del elemento sensor (en este caso el oxímetro de pulso) y que permite el acceso a la base de datos; y la aplicación que permite la visualización de la información por parte del cliente.</w:t>
      </w:r>
    </w:p>
    <w:p w14:paraId="13E7AF41" w14:textId="77777777" w:rsidR="00423D8A" w:rsidRPr="008E7A99" w:rsidRDefault="00423D8A" w:rsidP="00423D8A">
      <w:pPr>
        <w:tabs>
          <w:tab w:val="left" w:pos="4203"/>
        </w:tabs>
        <w:ind w:firstLine="360"/>
        <w:jc w:val="both"/>
        <w:rPr>
          <w:sz w:val="20"/>
          <w:szCs w:val="20"/>
          <w:lang w:val="es-CO"/>
        </w:rPr>
      </w:pPr>
      <w:r w:rsidRPr="008E7A99">
        <w:rPr>
          <w:sz w:val="20"/>
          <w:szCs w:val="20"/>
          <w:lang w:val="es-CO"/>
        </w:rPr>
        <w:t xml:space="preserve">El presente artículo aborda la telemetría de la saturación de oxígeno con la respectiva evaluación de resultados en perspectiva de aplicaciones futuras en telemedicina. En la sección 2 se presentan los elementos usados para la elaboración del oxímetro de pulso, envío y recepción de información; en la sección 3 se presenta la implementación de herramientas de procesamiento de señales para la medición de saturación de oxígeno y frecuencia cardíaca, así como el diseño del software asociado a la </w:t>
      </w:r>
      <w:proofErr w:type="spellStart"/>
      <w:r w:rsidRPr="008E7A99">
        <w:rPr>
          <w:sz w:val="20"/>
          <w:szCs w:val="20"/>
          <w:lang w:val="es-CO"/>
        </w:rPr>
        <w:t>aplicacion</w:t>
      </w:r>
      <w:proofErr w:type="spellEnd"/>
      <w:r w:rsidRPr="008E7A99">
        <w:rPr>
          <w:sz w:val="20"/>
          <w:szCs w:val="20"/>
          <w:lang w:val="es-CO"/>
        </w:rPr>
        <w:t xml:space="preserve"> web; en la sección 4 se exponen los resultados obtenidos de la aplicación en conjunto; para finalizar con las conclusiones  de la implementación desarrollada en la sección 5.</w:t>
      </w:r>
    </w:p>
    <w:p w14:paraId="13F6052B" w14:textId="77777777" w:rsidR="00F770B0" w:rsidRPr="008E7A99" w:rsidRDefault="00F770B0" w:rsidP="00AF28C5">
      <w:pPr>
        <w:tabs>
          <w:tab w:val="left" w:pos="4203"/>
        </w:tabs>
        <w:ind w:firstLine="360"/>
        <w:jc w:val="both"/>
        <w:rPr>
          <w:sz w:val="20"/>
          <w:szCs w:val="20"/>
          <w:lang w:val="es-CO"/>
        </w:rPr>
      </w:pPr>
    </w:p>
    <w:p w14:paraId="56162F20" w14:textId="784AA4B6" w:rsidR="00F770B0" w:rsidRDefault="00D40E3A" w:rsidP="00136CD8">
      <w:pPr>
        <w:numPr>
          <w:ilvl w:val="0"/>
          <w:numId w:val="6"/>
        </w:numPr>
        <w:tabs>
          <w:tab w:val="clear" w:pos="720"/>
          <w:tab w:val="num" w:pos="426"/>
          <w:tab w:val="left" w:pos="4203"/>
        </w:tabs>
        <w:spacing w:after="80"/>
        <w:ind w:left="426"/>
        <w:jc w:val="both"/>
        <w:rPr>
          <w:b/>
          <w:lang w:val="es-CO"/>
        </w:rPr>
      </w:pPr>
      <w:r w:rsidRPr="008E7A99">
        <w:rPr>
          <w:b/>
          <w:lang w:val="es-CO"/>
        </w:rPr>
        <w:t>Materiales</w:t>
      </w:r>
    </w:p>
    <w:p w14:paraId="0387233D" w14:textId="725F9FB8" w:rsidR="00D40E3A" w:rsidRPr="008E7A99" w:rsidRDefault="00D40E3A" w:rsidP="00F770B0">
      <w:pPr>
        <w:tabs>
          <w:tab w:val="left" w:pos="4203"/>
        </w:tabs>
        <w:ind w:firstLine="360"/>
        <w:jc w:val="both"/>
        <w:rPr>
          <w:color w:val="000000"/>
          <w:sz w:val="20"/>
          <w:szCs w:val="20"/>
          <w:lang w:val="es-CO"/>
        </w:rPr>
      </w:pPr>
      <w:r w:rsidRPr="008E7A99">
        <w:rPr>
          <w:color w:val="000000"/>
          <w:sz w:val="20"/>
          <w:szCs w:val="20"/>
          <w:lang w:val="es-CO"/>
        </w:rPr>
        <w:t xml:space="preserve">Para adquirir </w:t>
      </w:r>
      <w:proofErr w:type="gramStart"/>
      <w:r w:rsidRPr="008E7A99">
        <w:rPr>
          <w:color w:val="000000"/>
          <w:sz w:val="20"/>
          <w:szCs w:val="20"/>
          <w:lang w:val="es-CO"/>
        </w:rPr>
        <w:t>la señales</w:t>
      </w:r>
      <w:proofErr w:type="gramEnd"/>
      <w:r w:rsidRPr="008E7A99">
        <w:rPr>
          <w:color w:val="000000"/>
          <w:sz w:val="20"/>
          <w:szCs w:val="20"/>
          <w:lang w:val="es-CO"/>
        </w:rPr>
        <w:t xml:space="preserve"> que permitan la medición de saturación parcial de oxígeno y de frecuencia cardíaca se hace uso del módulo sensor con referencia MAX30102 que incluye los leds y fotodetectores descritos en la figura \</w:t>
      </w:r>
      <w:proofErr w:type="spellStart"/>
      <w:r w:rsidRPr="008E7A99">
        <w:rPr>
          <w:color w:val="000000"/>
          <w:sz w:val="20"/>
          <w:szCs w:val="20"/>
          <w:lang w:val="es-CO"/>
        </w:rPr>
        <w:t>ref</w:t>
      </w:r>
      <w:proofErr w:type="spellEnd"/>
      <w:r w:rsidRPr="008E7A99">
        <w:rPr>
          <w:color w:val="000000"/>
          <w:sz w:val="20"/>
          <w:szCs w:val="20"/>
          <w:lang w:val="es-CO"/>
        </w:rPr>
        <w:t>{</w:t>
      </w:r>
      <w:proofErr w:type="spellStart"/>
      <w:r w:rsidRPr="008E7A99">
        <w:rPr>
          <w:color w:val="000000"/>
          <w:sz w:val="20"/>
          <w:szCs w:val="20"/>
          <w:lang w:val="es-CO"/>
        </w:rPr>
        <w:t>principio_funcionamiento</w:t>
      </w:r>
      <w:proofErr w:type="spellEnd"/>
      <w:r w:rsidRPr="008E7A99">
        <w:rPr>
          <w:color w:val="000000"/>
          <w:sz w:val="20"/>
          <w:szCs w:val="20"/>
          <w:lang w:val="es-CO"/>
        </w:rPr>
        <w:t xml:space="preserve">} más elementos ópticos y electrónicos de bajo ruido. Las señales adquiridas por el sensor, y mostradas en la figura </w:t>
      </w:r>
      <w:r w:rsidRPr="008E7A99">
        <w:rPr>
          <w:color w:val="000000"/>
          <w:sz w:val="20"/>
          <w:szCs w:val="20"/>
          <w:lang w:val="es-CO"/>
        </w:rPr>
        <w:t>1</w:t>
      </w:r>
      <w:r w:rsidRPr="008E7A99">
        <w:rPr>
          <w:color w:val="000000"/>
          <w:sz w:val="20"/>
          <w:szCs w:val="20"/>
          <w:lang w:val="es-CO"/>
        </w:rPr>
        <w:t xml:space="preserve"> (</w:t>
      </w:r>
      <w:proofErr w:type="spellStart"/>
      <w:r w:rsidRPr="008E7A99">
        <w:rPr>
          <w:color w:val="000000"/>
          <w:sz w:val="20"/>
          <w:szCs w:val="20"/>
          <w:lang w:val="es-CO"/>
        </w:rPr>
        <w:t>pletimsografía</w:t>
      </w:r>
      <w:proofErr w:type="spellEnd"/>
      <w:r w:rsidRPr="008E7A99">
        <w:rPr>
          <w:color w:val="000000"/>
          <w:sz w:val="20"/>
          <w:szCs w:val="20"/>
          <w:lang w:val="es-CO"/>
        </w:rPr>
        <w:t xml:space="preserve"> en rojo e infrarrojo), son enviadas mediante interfaz I2C a </w:t>
      </w:r>
      <w:proofErr w:type="gramStart"/>
      <w:r w:rsidRPr="008E7A99">
        <w:rPr>
          <w:color w:val="000000"/>
          <w:sz w:val="20"/>
          <w:szCs w:val="20"/>
          <w:lang w:val="es-CO"/>
        </w:rPr>
        <w:t>un  módulo</w:t>
      </w:r>
      <w:proofErr w:type="gramEnd"/>
      <w:r w:rsidRPr="008E7A99">
        <w:rPr>
          <w:color w:val="000000"/>
          <w:sz w:val="20"/>
          <w:szCs w:val="20"/>
          <w:lang w:val="es-CO"/>
        </w:rPr>
        <w:t xml:space="preserve"> </w:t>
      </w:r>
      <w:proofErr w:type="spellStart"/>
      <w:r w:rsidRPr="008E7A99">
        <w:rPr>
          <w:color w:val="000000"/>
          <w:sz w:val="20"/>
          <w:szCs w:val="20"/>
          <w:lang w:val="es-CO"/>
        </w:rPr>
        <w:t>microcontrolado</w:t>
      </w:r>
      <w:proofErr w:type="spellEnd"/>
      <w:r w:rsidRPr="008E7A99">
        <w:rPr>
          <w:color w:val="000000"/>
          <w:sz w:val="20"/>
          <w:szCs w:val="20"/>
          <w:lang w:val="es-CO"/>
        </w:rPr>
        <w:t xml:space="preserve"> de referencia ESP32. Este módulo incluye la funcionalidad de conexión wifi para enviar la información procesada a un servidor web; la información enviada se compone de la señal de </w:t>
      </w:r>
      <w:proofErr w:type="spellStart"/>
      <w:r w:rsidRPr="008E7A99">
        <w:rPr>
          <w:color w:val="000000"/>
          <w:sz w:val="20"/>
          <w:szCs w:val="20"/>
          <w:lang w:val="es-CO"/>
        </w:rPr>
        <w:t>pletismografía</w:t>
      </w:r>
      <w:proofErr w:type="spellEnd"/>
      <w:r w:rsidRPr="008E7A99">
        <w:rPr>
          <w:color w:val="000000"/>
          <w:sz w:val="20"/>
          <w:szCs w:val="20"/>
          <w:lang w:val="es-CO"/>
        </w:rPr>
        <w:t xml:space="preserve"> de infrarrojo (señal que en términos generales se ve menos afectada por ruido), junto con los valores resultantes de saturación parcial de oxígeno y frecuencia cardíaca. Adicionalmente, la información es visualizada también en una pantalla OLED de 1.3'' dada la comunicación I2C con el módulo </w:t>
      </w:r>
      <w:proofErr w:type="spellStart"/>
      <w:r w:rsidRPr="008E7A99">
        <w:rPr>
          <w:color w:val="000000"/>
          <w:sz w:val="20"/>
          <w:szCs w:val="20"/>
          <w:lang w:val="es-CO"/>
        </w:rPr>
        <w:t>microcontrolado</w:t>
      </w:r>
      <w:proofErr w:type="spellEnd"/>
      <w:r w:rsidRPr="008E7A99">
        <w:rPr>
          <w:color w:val="000000"/>
          <w:sz w:val="20"/>
          <w:szCs w:val="20"/>
          <w:lang w:val="es-CO"/>
        </w:rPr>
        <w:t xml:space="preserve">. En conjunto, estos elementos se presentan gráficamente en la figura </w:t>
      </w:r>
      <w:r w:rsidRPr="008E7A99">
        <w:rPr>
          <w:color w:val="000000"/>
          <w:sz w:val="20"/>
          <w:szCs w:val="20"/>
          <w:lang w:val="es-CO"/>
        </w:rPr>
        <w:t>2.</w:t>
      </w:r>
    </w:p>
    <w:p w14:paraId="597F3766" w14:textId="1B2A2302" w:rsidR="00D40E3A" w:rsidRPr="008E7A99" w:rsidRDefault="00710D7A" w:rsidP="00D40E3A">
      <w:pPr>
        <w:tabs>
          <w:tab w:val="left" w:pos="4203"/>
        </w:tabs>
        <w:ind w:firstLine="360"/>
        <w:jc w:val="center"/>
        <w:rPr>
          <w:color w:val="000000"/>
          <w:sz w:val="20"/>
          <w:szCs w:val="20"/>
          <w:lang w:val="es-CO"/>
        </w:rPr>
      </w:pPr>
      <w:r w:rsidRPr="008E7A99">
        <w:rPr>
          <w:noProof/>
          <w:color w:val="000000"/>
          <w:sz w:val="20"/>
          <w:szCs w:val="20"/>
          <w:lang w:val="es-CO"/>
        </w:rPr>
        <w:lastRenderedPageBreak/>
        <w:drawing>
          <wp:inline distT="0" distB="0" distL="0" distR="0" wp14:anchorId="5DD08AC1" wp14:editId="1D1DCC0F">
            <wp:extent cx="4276725"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6725" cy="2533650"/>
                    </a:xfrm>
                    <a:prstGeom prst="rect">
                      <a:avLst/>
                    </a:prstGeom>
                    <a:noFill/>
                    <a:ln>
                      <a:noFill/>
                    </a:ln>
                  </pic:spPr>
                </pic:pic>
              </a:graphicData>
            </a:graphic>
          </wp:inline>
        </w:drawing>
      </w:r>
    </w:p>
    <w:p w14:paraId="517DD959" w14:textId="1632BE95" w:rsidR="00D40E3A" w:rsidRPr="008E7A99" w:rsidRDefault="00D40E3A" w:rsidP="00D40E3A">
      <w:pPr>
        <w:tabs>
          <w:tab w:val="left" w:pos="4203"/>
        </w:tabs>
        <w:ind w:firstLine="360"/>
        <w:jc w:val="center"/>
        <w:rPr>
          <w:b/>
          <w:sz w:val="20"/>
          <w:szCs w:val="20"/>
          <w:lang w:val="es-CO"/>
        </w:rPr>
      </w:pPr>
      <w:r w:rsidRPr="008E7A99">
        <w:rPr>
          <w:b/>
          <w:sz w:val="20"/>
          <w:szCs w:val="20"/>
          <w:lang w:val="es-CO"/>
        </w:rPr>
        <w:t xml:space="preserve">Fig. </w:t>
      </w:r>
      <w:r w:rsidRPr="008E7A99">
        <w:rPr>
          <w:b/>
          <w:sz w:val="20"/>
          <w:szCs w:val="20"/>
          <w:lang w:val="es-CO"/>
        </w:rPr>
        <w:t>2</w:t>
      </w:r>
      <w:r w:rsidRPr="008E7A99">
        <w:rPr>
          <w:b/>
          <w:sz w:val="20"/>
          <w:szCs w:val="20"/>
          <w:lang w:val="es-CO"/>
        </w:rPr>
        <w:t xml:space="preserve"> Materiales usados en la implementación.</w:t>
      </w:r>
    </w:p>
    <w:p w14:paraId="33C60FC7" w14:textId="77777777" w:rsidR="00D40E3A" w:rsidRPr="008E7A99" w:rsidRDefault="00D40E3A" w:rsidP="00D40E3A">
      <w:pPr>
        <w:tabs>
          <w:tab w:val="left" w:pos="4203"/>
        </w:tabs>
        <w:ind w:firstLine="360"/>
        <w:jc w:val="center"/>
        <w:rPr>
          <w:color w:val="000000"/>
          <w:sz w:val="20"/>
          <w:szCs w:val="20"/>
          <w:lang w:val="es-CO"/>
        </w:rPr>
      </w:pPr>
    </w:p>
    <w:p w14:paraId="31E54BA3" w14:textId="77777777" w:rsidR="00F770B0" w:rsidRPr="008E7A99" w:rsidRDefault="00F770B0" w:rsidP="00F770B0">
      <w:pPr>
        <w:tabs>
          <w:tab w:val="left" w:pos="4203"/>
        </w:tabs>
        <w:ind w:firstLine="360"/>
        <w:jc w:val="both"/>
        <w:rPr>
          <w:sz w:val="20"/>
          <w:szCs w:val="20"/>
          <w:lang w:val="es-CO"/>
        </w:rPr>
      </w:pPr>
    </w:p>
    <w:p w14:paraId="44937CB0" w14:textId="1A669469" w:rsidR="00F770B0" w:rsidRPr="008E7A99" w:rsidRDefault="00D40E3A" w:rsidP="00136CD8">
      <w:pPr>
        <w:numPr>
          <w:ilvl w:val="0"/>
          <w:numId w:val="6"/>
        </w:numPr>
        <w:tabs>
          <w:tab w:val="clear" w:pos="720"/>
          <w:tab w:val="num" w:pos="567"/>
          <w:tab w:val="left" w:pos="4203"/>
        </w:tabs>
        <w:spacing w:after="80"/>
        <w:ind w:left="426"/>
        <w:jc w:val="both"/>
        <w:rPr>
          <w:b/>
          <w:lang w:val="es-CO"/>
        </w:rPr>
      </w:pPr>
      <w:r w:rsidRPr="008E7A99">
        <w:rPr>
          <w:b/>
          <w:lang w:val="es-CO"/>
        </w:rPr>
        <w:t>Métodos</w:t>
      </w:r>
    </w:p>
    <w:p w14:paraId="3EF96EC4" w14:textId="68F0FEC5" w:rsidR="00D40E3A" w:rsidRPr="008E7A99" w:rsidRDefault="00D40E3A" w:rsidP="00463AB4">
      <w:pPr>
        <w:tabs>
          <w:tab w:val="left" w:pos="4203"/>
        </w:tabs>
        <w:ind w:firstLine="360"/>
        <w:jc w:val="both"/>
        <w:rPr>
          <w:color w:val="000000"/>
          <w:sz w:val="20"/>
          <w:szCs w:val="20"/>
          <w:lang w:val="es-CO"/>
        </w:rPr>
      </w:pPr>
      <w:r w:rsidRPr="008E7A99">
        <w:rPr>
          <w:color w:val="000000"/>
          <w:sz w:val="20"/>
          <w:szCs w:val="20"/>
          <w:lang w:val="es-CO"/>
        </w:rPr>
        <w:t xml:space="preserve">La temería de la saturación de oxígeno en sangre y la frecuencia cardíaca implica, en primera instancia, la adquisición de las señales de </w:t>
      </w:r>
      <w:proofErr w:type="spellStart"/>
      <w:r w:rsidRPr="008E7A99">
        <w:rPr>
          <w:color w:val="000000"/>
          <w:sz w:val="20"/>
          <w:szCs w:val="20"/>
          <w:lang w:val="es-CO"/>
        </w:rPr>
        <w:t>pletismografía</w:t>
      </w:r>
      <w:proofErr w:type="spellEnd"/>
      <w:r w:rsidRPr="008E7A99">
        <w:rPr>
          <w:color w:val="000000"/>
          <w:sz w:val="20"/>
          <w:szCs w:val="20"/>
          <w:lang w:val="es-CO"/>
        </w:rPr>
        <w:t xml:space="preserve"> en rojo e infrarrojo presentadas de manera conceptual en la figura </w:t>
      </w:r>
      <w:r w:rsidRPr="008E7A99">
        <w:rPr>
          <w:color w:val="000000"/>
          <w:sz w:val="20"/>
          <w:szCs w:val="20"/>
          <w:lang w:val="es-CO"/>
        </w:rPr>
        <w:t>1</w:t>
      </w:r>
      <w:r w:rsidRPr="008E7A99">
        <w:rPr>
          <w:color w:val="000000"/>
          <w:sz w:val="20"/>
          <w:szCs w:val="20"/>
          <w:lang w:val="es-CO"/>
        </w:rPr>
        <w:t xml:space="preserve">, estas señales entregadas por el módulo sensor MAX30102 son leídas por el módulo </w:t>
      </w:r>
      <w:proofErr w:type="spellStart"/>
      <w:r w:rsidRPr="008E7A99">
        <w:rPr>
          <w:color w:val="000000"/>
          <w:sz w:val="20"/>
          <w:szCs w:val="20"/>
          <w:lang w:val="es-CO"/>
        </w:rPr>
        <w:t>microcontrolado</w:t>
      </w:r>
      <w:proofErr w:type="spellEnd"/>
      <w:r w:rsidRPr="008E7A99">
        <w:rPr>
          <w:color w:val="000000"/>
          <w:sz w:val="20"/>
          <w:szCs w:val="20"/>
          <w:lang w:val="es-CO"/>
        </w:rPr>
        <w:t xml:space="preserve"> ESP32 para que una vez procesadas se realice el envío de la información al servidor. A </w:t>
      </w:r>
      <w:proofErr w:type="gramStart"/>
      <w:r w:rsidRPr="008E7A99">
        <w:rPr>
          <w:color w:val="000000"/>
          <w:sz w:val="20"/>
          <w:szCs w:val="20"/>
          <w:lang w:val="es-CO"/>
        </w:rPr>
        <w:t>continuación</w:t>
      </w:r>
      <w:proofErr w:type="gramEnd"/>
      <w:r w:rsidRPr="008E7A99">
        <w:rPr>
          <w:color w:val="000000"/>
          <w:sz w:val="20"/>
          <w:szCs w:val="20"/>
          <w:lang w:val="es-CO"/>
        </w:rPr>
        <w:t xml:space="preserve"> se presentan los métodos asociados al módulo microcontrolador (adquisición, procesamiento y envío de la información al servidor), posteriormente se presentan los métodos relacionados con el servidor (recepción de la información y su visualización en aplicación web).</w:t>
      </w:r>
    </w:p>
    <w:p w14:paraId="0CCDB652" w14:textId="77777777" w:rsidR="00F770B0" w:rsidRPr="008E7A99" w:rsidRDefault="00F770B0" w:rsidP="00F770B0">
      <w:pPr>
        <w:tabs>
          <w:tab w:val="left" w:pos="4203"/>
        </w:tabs>
        <w:ind w:firstLine="360"/>
        <w:jc w:val="both"/>
        <w:rPr>
          <w:sz w:val="20"/>
          <w:szCs w:val="20"/>
          <w:lang w:val="es-CO"/>
        </w:rPr>
      </w:pPr>
    </w:p>
    <w:p w14:paraId="4AD8303F" w14:textId="64E8C372" w:rsidR="00463AB4" w:rsidRDefault="00D40E3A" w:rsidP="00463AB4">
      <w:pPr>
        <w:numPr>
          <w:ilvl w:val="1"/>
          <w:numId w:val="6"/>
        </w:numPr>
        <w:tabs>
          <w:tab w:val="clear" w:pos="720"/>
          <w:tab w:val="num" w:pos="360"/>
          <w:tab w:val="left" w:pos="4203"/>
        </w:tabs>
        <w:spacing w:after="80"/>
        <w:ind w:left="360"/>
        <w:jc w:val="both"/>
        <w:rPr>
          <w:b/>
          <w:lang w:val="es-CO"/>
        </w:rPr>
      </w:pPr>
      <w:r w:rsidRPr="008E7A99">
        <w:rPr>
          <w:b/>
          <w:lang w:val="es-CO"/>
        </w:rPr>
        <w:t>Adquisición, procesamiento y envío de información</w:t>
      </w:r>
    </w:p>
    <w:p w14:paraId="62A49848" w14:textId="221F660F" w:rsidR="00D40E3A" w:rsidRPr="008E7A99" w:rsidRDefault="00D40E3A" w:rsidP="00463AB4">
      <w:pPr>
        <w:tabs>
          <w:tab w:val="left" w:pos="4203"/>
        </w:tabs>
        <w:ind w:firstLine="360"/>
        <w:jc w:val="both"/>
        <w:rPr>
          <w:sz w:val="20"/>
          <w:szCs w:val="20"/>
          <w:lang w:val="es-CO"/>
        </w:rPr>
      </w:pPr>
      <w:r w:rsidRPr="008E7A99">
        <w:rPr>
          <w:sz w:val="20"/>
          <w:szCs w:val="20"/>
          <w:lang w:val="es-CO"/>
        </w:rPr>
        <w:t xml:space="preserve">A las señales en rojo e infrarrojo leídas por el módulo ESP32, después del filtrado digital adecuado, se les pueden extraer ciertas características simples a utilizar en el cálculo de la saturación de oxígeno. El valor R determina la relación normalizada entre la señal en rojo versus la señal en infrarrojo (ver ecuación </w:t>
      </w:r>
      <w:r w:rsidRPr="008E7A99">
        <w:rPr>
          <w:sz w:val="20"/>
          <w:szCs w:val="20"/>
          <w:lang w:val="es-CO"/>
        </w:rPr>
        <w:t>1</w:t>
      </w:r>
      <w:r w:rsidRPr="008E7A99">
        <w:rPr>
          <w:sz w:val="20"/>
          <w:szCs w:val="20"/>
          <w:lang w:val="es-CO"/>
        </w:rPr>
        <w:t xml:space="preserve"> y figura </w:t>
      </w:r>
      <w:r w:rsidRPr="008E7A99">
        <w:rPr>
          <w:sz w:val="20"/>
          <w:szCs w:val="20"/>
          <w:lang w:val="es-CO"/>
        </w:rPr>
        <w:t>1</w:t>
      </w:r>
      <w:r w:rsidRPr="008E7A99">
        <w:rPr>
          <w:sz w:val="20"/>
          <w:szCs w:val="20"/>
          <w:lang w:val="es-CO"/>
        </w:rPr>
        <w:t>) y con este valor se puede estimar la saturación de oxígeno mediante la aproximación lineal que se presenta en la ecuación 2</w:t>
      </w:r>
      <w:r w:rsidR="00922EA1" w:rsidRPr="008E7A99">
        <w:rPr>
          <w:sz w:val="20"/>
          <w:szCs w:val="20"/>
          <w:lang w:val="es-CO"/>
        </w:rPr>
        <w:t xml:space="preserve"> [7]</w:t>
      </w:r>
      <w:r w:rsidRPr="008E7A99">
        <w:rPr>
          <w:sz w:val="20"/>
          <w:szCs w:val="20"/>
          <w:lang w:val="es-CO"/>
        </w:rPr>
        <w:t xml:space="preserve">. </w:t>
      </w:r>
    </w:p>
    <w:p w14:paraId="299B18E7" w14:textId="77777777" w:rsidR="002024C3" w:rsidRPr="008E7A99" w:rsidRDefault="002024C3" w:rsidP="00463AB4">
      <w:pPr>
        <w:tabs>
          <w:tab w:val="left" w:pos="4203"/>
        </w:tabs>
        <w:ind w:firstLine="360"/>
        <w:jc w:val="both"/>
        <w:rPr>
          <w:sz w:val="20"/>
          <w:szCs w:val="20"/>
          <w:lang w:val="es-CO"/>
        </w:rPr>
      </w:pPr>
    </w:p>
    <w:p w14:paraId="0251E6F7" w14:textId="2BF6C2F6" w:rsidR="00710D7A" w:rsidRDefault="005C7990" w:rsidP="00136CD8">
      <w:pPr>
        <w:tabs>
          <w:tab w:val="left" w:pos="4203"/>
        </w:tabs>
        <w:ind w:firstLine="360"/>
        <w:jc w:val="center"/>
        <w:rPr>
          <w:color w:val="1E1E1E"/>
          <w:sz w:val="21"/>
          <w:szCs w:val="21"/>
          <w:shd w:val="clear" w:color="auto" w:fill="FFFFFF"/>
          <w:lang w:val="es-CO"/>
        </w:rPr>
      </w:pPr>
      <m:oMath>
        <m:r>
          <m:rPr>
            <m:sty m:val="p"/>
          </m:rPr>
          <w:rPr>
            <w:rFonts w:ascii="Cambria Math" w:hAnsi="Cambria Math" w:cs="Segoe UI"/>
            <w:color w:val="1E1E1E"/>
            <w:sz w:val="21"/>
            <w:szCs w:val="21"/>
            <w:shd w:val="clear" w:color="auto" w:fill="FFFFFF"/>
            <w:lang w:val="es-CO"/>
          </w:rPr>
          <m:t>R=</m:t>
        </m:r>
        <m:f>
          <m:fPr>
            <m:ctrlPr>
              <w:rPr>
                <w:rFonts w:ascii="Cambria Math" w:hAnsi="Cambria Math" w:cs="Segoe UI"/>
                <w:color w:val="1E1E1E"/>
                <w:sz w:val="21"/>
                <w:szCs w:val="21"/>
                <w:shd w:val="clear" w:color="auto" w:fill="FFFFFF"/>
                <w:lang w:val="es-CO"/>
              </w:rPr>
            </m:ctrlPr>
          </m:fPr>
          <m:num>
            <m:r>
              <m:rPr>
                <m:sty m:val="p"/>
              </m:rPr>
              <w:rPr>
                <w:rFonts w:ascii="Cambria Math" w:hAnsi="Cambria Math" w:cs="Segoe UI"/>
                <w:color w:val="1E1E1E"/>
                <w:sz w:val="21"/>
                <w:szCs w:val="21"/>
                <w:shd w:val="clear" w:color="auto" w:fill="FFFFFF"/>
                <w:lang w:val="es-CO"/>
              </w:rPr>
              <m:t>A</m:t>
            </m:r>
            <m:sSub>
              <m:sSubPr>
                <m:ctrlPr>
                  <w:rPr>
                    <w:rFonts w:ascii="Cambria Math" w:hAnsi="Cambria Math" w:cs="Segoe UI"/>
                    <w:color w:val="1E1E1E"/>
                    <w:sz w:val="21"/>
                    <w:szCs w:val="21"/>
                    <w:shd w:val="clear" w:color="auto" w:fill="FFFFFF"/>
                    <w:lang w:val="es-CO"/>
                  </w:rPr>
                </m:ctrlPr>
              </m:sSubPr>
              <m:e>
                <m:r>
                  <m:rPr>
                    <m:sty m:val="p"/>
                  </m:rPr>
                  <w:rPr>
                    <w:rFonts w:ascii="Cambria Math" w:hAnsi="Cambria Math" w:cs="Segoe UI"/>
                    <w:color w:val="1E1E1E"/>
                    <w:sz w:val="21"/>
                    <w:szCs w:val="21"/>
                    <w:shd w:val="clear" w:color="auto" w:fill="FFFFFF"/>
                    <w:lang w:val="es-CO"/>
                  </w:rPr>
                  <m:t>C</m:t>
                </m:r>
              </m:e>
              <m:sub>
                <m:r>
                  <m:rPr>
                    <m:sty m:val="p"/>
                  </m:rPr>
                  <w:rPr>
                    <w:rFonts w:ascii="Cambria Math" w:hAnsi="Cambria Math" w:cs="Segoe UI"/>
                    <w:color w:val="1E1E1E"/>
                    <w:sz w:val="21"/>
                    <w:szCs w:val="21"/>
                    <w:shd w:val="clear" w:color="auto" w:fill="FFFFFF"/>
                    <w:lang w:val="es-CO"/>
                  </w:rPr>
                  <m:t>rojo</m:t>
                </m:r>
              </m:sub>
            </m:sSub>
            <m:r>
              <m:rPr>
                <m:lit/>
                <m:sty m:val="p"/>
              </m:rPr>
              <w:rPr>
                <w:rFonts w:ascii="Cambria Math" w:hAnsi="Cambria Math" w:cs="Segoe UI"/>
                <w:color w:val="1E1E1E"/>
                <w:sz w:val="21"/>
                <w:szCs w:val="21"/>
                <w:shd w:val="clear" w:color="auto" w:fill="FFFFFF"/>
                <w:lang w:val="es-CO"/>
              </w:rPr>
              <m:t>/</m:t>
            </m:r>
            <m:r>
              <m:rPr>
                <m:sty m:val="p"/>
              </m:rPr>
              <w:rPr>
                <w:rFonts w:ascii="Cambria Math" w:hAnsi="Cambria Math" w:cs="Segoe UI"/>
                <w:color w:val="1E1E1E"/>
                <w:sz w:val="21"/>
                <w:szCs w:val="21"/>
                <w:shd w:val="clear" w:color="auto" w:fill="FFFFFF"/>
                <w:lang w:val="es-CO"/>
              </w:rPr>
              <m:t>D</m:t>
            </m:r>
            <m:sSub>
              <m:sSubPr>
                <m:ctrlPr>
                  <w:rPr>
                    <w:rFonts w:ascii="Cambria Math" w:hAnsi="Cambria Math" w:cs="Segoe UI"/>
                    <w:color w:val="1E1E1E"/>
                    <w:sz w:val="21"/>
                    <w:szCs w:val="21"/>
                    <w:shd w:val="clear" w:color="auto" w:fill="FFFFFF"/>
                    <w:lang w:val="es-CO"/>
                  </w:rPr>
                </m:ctrlPr>
              </m:sSubPr>
              <m:e>
                <m:r>
                  <m:rPr>
                    <m:sty m:val="p"/>
                  </m:rPr>
                  <w:rPr>
                    <w:rFonts w:ascii="Cambria Math" w:hAnsi="Cambria Math" w:cs="Segoe UI"/>
                    <w:color w:val="1E1E1E"/>
                    <w:sz w:val="21"/>
                    <w:szCs w:val="21"/>
                    <w:shd w:val="clear" w:color="auto" w:fill="FFFFFF"/>
                    <w:lang w:val="es-CO"/>
                  </w:rPr>
                  <m:t>C</m:t>
                </m:r>
              </m:e>
              <m:sub>
                <m:r>
                  <m:rPr>
                    <m:sty m:val="p"/>
                  </m:rPr>
                  <w:rPr>
                    <w:rFonts w:ascii="Cambria Math" w:hAnsi="Cambria Math" w:cs="Segoe UI"/>
                    <w:color w:val="1E1E1E"/>
                    <w:sz w:val="21"/>
                    <w:szCs w:val="21"/>
                    <w:shd w:val="clear" w:color="auto" w:fill="FFFFFF"/>
                    <w:lang w:val="es-CO"/>
                  </w:rPr>
                  <m:t>rojo</m:t>
                </m:r>
              </m:sub>
            </m:sSub>
          </m:num>
          <m:den>
            <m:r>
              <m:rPr>
                <m:sty m:val="p"/>
              </m:rPr>
              <w:rPr>
                <w:rFonts w:ascii="Cambria Math" w:hAnsi="Cambria Math" w:cs="Segoe UI"/>
                <w:color w:val="1E1E1E"/>
                <w:sz w:val="21"/>
                <w:szCs w:val="21"/>
                <w:shd w:val="clear" w:color="auto" w:fill="FFFFFF"/>
                <w:lang w:val="es-CO"/>
              </w:rPr>
              <m:t>A</m:t>
            </m:r>
            <m:sSub>
              <m:sSubPr>
                <m:ctrlPr>
                  <w:rPr>
                    <w:rFonts w:ascii="Cambria Math" w:hAnsi="Cambria Math" w:cs="Segoe UI"/>
                    <w:color w:val="1E1E1E"/>
                    <w:sz w:val="21"/>
                    <w:szCs w:val="21"/>
                    <w:shd w:val="clear" w:color="auto" w:fill="FFFFFF"/>
                    <w:lang w:val="es-CO"/>
                  </w:rPr>
                </m:ctrlPr>
              </m:sSubPr>
              <m:e>
                <m:r>
                  <m:rPr>
                    <m:sty m:val="p"/>
                  </m:rPr>
                  <w:rPr>
                    <w:rFonts w:ascii="Cambria Math" w:hAnsi="Cambria Math" w:cs="Segoe UI"/>
                    <w:color w:val="1E1E1E"/>
                    <w:sz w:val="21"/>
                    <w:szCs w:val="21"/>
                    <w:shd w:val="clear" w:color="auto" w:fill="FFFFFF"/>
                    <w:lang w:val="es-CO"/>
                  </w:rPr>
                  <m:t>C</m:t>
                </m:r>
              </m:e>
              <m:sub>
                <m:r>
                  <m:rPr>
                    <m:sty m:val="p"/>
                  </m:rPr>
                  <w:rPr>
                    <w:rFonts w:ascii="Cambria Math" w:hAnsi="Cambria Math" w:cs="Segoe UI"/>
                    <w:color w:val="1E1E1E"/>
                    <w:sz w:val="21"/>
                    <w:szCs w:val="21"/>
                    <w:shd w:val="clear" w:color="auto" w:fill="FFFFFF"/>
                    <w:lang w:val="es-CO"/>
                  </w:rPr>
                  <m:t>infrarrojo</m:t>
                </m:r>
              </m:sub>
            </m:sSub>
            <m:r>
              <m:rPr>
                <m:lit/>
                <m:sty m:val="p"/>
              </m:rPr>
              <w:rPr>
                <w:rFonts w:ascii="Cambria Math" w:hAnsi="Cambria Math" w:cs="Segoe UI"/>
                <w:color w:val="1E1E1E"/>
                <w:sz w:val="21"/>
                <w:szCs w:val="21"/>
                <w:shd w:val="clear" w:color="auto" w:fill="FFFFFF"/>
                <w:lang w:val="es-CO"/>
              </w:rPr>
              <m:t>/</m:t>
            </m:r>
            <m:r>
              <m:rPr>
                <m:sty m:val="p"/>
              </m:rPr>
              <w:rPr>
                <w:rFonts w:ascii="Cambria Math" w:hAnsi="Cambria Math" w:cs="Segoe UI"/>
                <w:color w:val="1E1E1E"/>
                <w:sz w:val="21"/>
                <w:szCs w:val="21"/>
                <w:shd w:val="clear" w:color="auto" w:fill="FFFFFF"/>
                <w:lang w:val="es-CO"/>
              </w:rPr>
              <m:t>D</m:t>
            </m:r>
            <m:sSub>
              <m:sSubPr>
                <m:ctrlPr>
                  <w:rPr>
                    <w:rFonts w:ascii="Cambria Math" w:hAnsi="Cambria Math" w:cs="Segoe UI"/>
                    <w:color w:val="1E1E1E"/>
                    <w:sz w:val="21"/>
                    <w:szCs w:val="21"/>
                    <w:shd w:val="clear" w:color="auto" w:fill="FFFFFF"/>
                    <w:lang w:val="es-CO"/>
                  </w:rPr>
                </m:ctrlPr>
              </m:sSubPr>
              <m:e>
                <m:r>
                  <m:rPr>
                    <m:sty m:val="p"/>
                  </m:rPr>
                  <w:rPr>
                    <w:rFonts w:ascii="Cambria Math" w:hAnsi="Cambria Math" w:cs="Segoe UI"/>
                    <w:color w:val="1E1E1E"/>
                    <w:sz w:val="21"/>
                    <w:szCs w:val="21"/>
                    <w:shd w:val="clear" w:color="auto" w:fill="FFFFFF"/>
                    <w:lang w:val="es-CO"/>
                  </w:rPr>
                  <m:t>C</m:t>
                </m:r>
              </m:e>
              <m:sub>
                <m:r>
                  <m:rPr>
                    <m:sty m:val="p"/>
                  </m:rPr>
                  <w:rPr>
                    <w:rFonts w:ascii="Cambria Math" w:hAnsi="Cambria Math" w:cs="Segoe UI"/>
                    <w:color w:val="1E1E1E"/>
                    <w:sz w:val="21"/>
                    <w:szCs w:val="21"/>
                    <w:shd w:val="clear" w:color="auto" w:fill="FFFFFF"/>
                    <w:lang w:val="es-CO"/>
                  </w:rPr>
                  <m:t>infrarrojo</m:t>
                </m:r>
              </m:sub>
            </m:sSub>
          </m:den>
        </m:f>
      </m:oMath>
      <w:r w:rsidR="00136CD8">
        <w:rPr>
          <w:color w:val="1E1E1E"/>
          <w:sz w:val="21"/>
          <w:szCs w:val="21"/>
          <w:shd w:val="clear" w:color="auto" w:fill="FFFFFF"/>
          <w:lang w:val="es-CO"/>
        </w:rPr>
        <w:t xml:space="preserve">      </w:t>
      </w:r>
      <w:r w:rsidR="00136CD8">
        <w:rPr>
          <w:color w:val="1E1E1E"/>
          <w:sz w:val="21"/>
          <w:szCs w:val="21"/>
          <w:shd w:val="clear" w:color="auto" w:fill="FFFFFF"/>
          <w:lang w:val="es-CO"/>
        </w:rPr>
        <w:tab/>
        <w:t>(1)</w:t>
      </w:r>
    </w:p>
    <w:p w14:paraId="34A2321A" w14:textId="77777777" w:rsidR="00136CD8" w:rsidRPr="008E7A99" w:rsidRDefault="00136CD8" w:rsidP="00136CD8">
      <w:pPr>
        <w:tabs>
          <w:tab w:val="left" w:pos="4203"/>
        </w:tabs>
        <w:ind w:firstLine="360"/>
        <w:jc w:val="center"/>
        <w:rPr>
          <w:color w:val="1E1E1E"/>
          <w:sz w:val="21"/>
          <w:szCs w:val="21"/>
          <w:shd w:val="clear" w:color="auto" w:fill="FFFFFF"/>
          <w:lang w:val="es-CO"/>
        </w:rPr>
      </w:pPr>
    </w:p>
    <w:p w14:paraId="75CFEC5C" w14:textId="102D7A82" w:rsidR="00710D7A" w:rsidRPr="008E7A99" w:rsidRDefault="005C7990" w:rsidP="00136CD8">
      <w:pPr>
        <w:tabs>
          <w:tab w:val="left" w:pos="4203"/>
        </w:tabs>
        <w:ind w:firstLine="360"/>
        <w:jc w:val="center"/>
        <w:rPr>
          <w:color w:val="1E1E1E"/>
          <w:sz w:val="21"/>
          <w:szCs w:val="21"/>
          <w:shd w:val="clear" w:color="auto" w:fill="FFFFFF"/>
          <w:lang w:val="es-CO"/>
        </w:rPr>
      </w:pPr>
      <m:oMath>
        <m:r>
          <m:rPr>
            <m:sty m:val="p"/>
          </m:rPr>
          <w:rPr>
            <w:rFonts w:ascii="Cambria Math" w:hAnsi="Cambria Math" w:cs="Segoe UI"/>
            <w:color w:val="1E1E1E"/>
            <w:sz w:val="21"/>
            <w:szCs w:val="21"/>
            <w:shd w:val="clear" w:color="auto" w:fill="FFFFFF"/>
            <w:lang w:val="es-CO"/>
          </w:rPr>
          <m:t>Sp</m:t>
        </m:r>
        <m:sSub>
          <m:sSubPr>
            <m:ctrlPr>
              <w:rPr>
                <w:rFonts w:ascii="Cambria Math" w:hAnsi="Cambria Math" w:cs="Segoe UI"/>
                <w:color w:val="1E1E1E"/>
                <w:sz w:val="21"/>
                <w:szCs w:val="21"/>
                <w:shd w:val="clear" w:color="auto" w:fill="FFFFFF"/>
                <w:lang w:val="es-CO"/>
              </w:rPr>
            </m:ctrlPr>
          </m:sSubPr>
          <m:e>
            <m:r>
              <m:rPr>
                <m:sty m:val="p"/>
              </m:rPr>
              <w:rPr>
                <w:rFonts w:ascii="Cambria Math" w:hAnsi="Cambria Math" w:cs="Segoe UI"/>
                <w:color w:val="1E1E1E"/>
                <w:sz w:val="21"/>
                <w:szCs w:val="21"/>
                <w:shd w:val="clear" w:color="auto" w:fill="FFFFFF"/>
                <w:lang w:val="es-CO"/>
              </w:rPr>
              <m:t>O</m:t>
            </m:r>
          </m:e>
          <m:sub>
            <m:r>
              <m:rPr>
                <m:sty m:val="p"/>
              </m:rPr>
              <w:rPr>
                <w:rFonts w:ascii="Cambria Math" w:hAnsi="Cambria Math" w:cs="Segoe UI"/>
                <w:color w:val="1E1E1E"/>
                <w:sz w:val="21"/>
                <w:szCs w:val="21"/>
                <w:shd w:val="clear" w:color="auto" w:fill="FFFFFF"/>
                <w:lang w:val="es-CO"/>
              </w:rPr>
              <m:t>2</m:t>
            </m:r>
          </m:sub>
        </m:sSub>
        <m:r>
          <m:rPr>
            <m:sty m:val="p"/>
          </m:rPr>
          <w:rPr>
            <w:rFonts w:ascii="Cambria Math" w:hAnsi="Cambria Math" w:cs="Segoe UI"/>
            <w:color w:val="1E1E1E"/>
            <w:sz w:val="21"/>
            <w:szCs w:val="21"/>
            <w:shd w:val="clear" w:color="auto" w:fill="FFFFFF"/>
            <w:lang w:val="es-CO"/>
          </w:rPr>
          <m:t>=110-25R</m:t>
        </m:r>
      </m:oMath>
      <w:r w:rsidR="00136CD8">
        <w:rPr>
          <w:color w:val="1E1E1E"/>
          <w:sz w:val="21"/>
          <w:szCs w:val="21"/>
          <w:shd w:val="clear" w:color="auto" w:fill="FFFFFF"/>
          <w:lang w:val="es-CO"/>
        </w:rPr>
        <w:tab/>
      </w:r>
      <w:r w:rsidR="00136CD8">
        <w:rPr>
          <w:color w:val="1E1E1E"/>
          <w:sz w:val="21"/>
          <w:szCs w:val="21"/>
          <w:shd w:val="clear" w:color="auto" w:fill="FFFFFF"/>
          <w:lang w:val="es-CO"/>
        </w:rPr>
        <w:t>(</w:t>
      </w:r>
      <w:r w:rsidR="00136CD8">
        <w:rPr>
          <w:color w:val="1E1E1E"/>
          <w:sz w:val="21"/>
          <w:szCs w:val="21"/>
          <w:shd w:val="clear" w:color="auto" w:fill="FFFFFF"/>
          <w:lang w:val="es-CO"/>
        </w:rPr>
        <w:t>2</w:t>
      </w:r>
      <w:r w:rsidR="00136CD8">
        <w:rPr>
          <w:color w:val="1E1E1E"/>
          <w:sz w:val="21"/>
          <w:szCs w:val="21"/>
          <w:shd w:val="clear" w:color="auto" w:fill="FFFFFF"/>
          <w:lang w:val="es-CO"/>
        </w:rPr>
        <w:t>)</w:t>
      </w:r>
    </w:p>
    <w:p w14:paraId="27BF4AA3" w14:textId="77777777" w:rsidR="005C7990" w:rsidRPr="008E7A99" w:rsidRDefault="005C7990" w:rsidP="00463AB4">
      <w:pPr>
        <w:tabs>
          <w:tab w:val="left" w:pos="4203"/>
        </w:tabs>
        <w:ind w:firstLine="360"/>
        <w:jc w:val="both"/>
        <w:rPr>
          <w:sz w:val="20"/>
          <w:szCs w:val="20"/>
          <w:lang w:val="es-CO"/>
        </w:rPr>
      </w:pPr>
    </w:p>
    <w:p w14:paraId="4F3A098A" w14:textId="77777777" w:rsidR="005C7990" w:rsidRPr="008E7A99" w:rsidRDefault="005C7990" w:rsidP="00463AB4">
      <w:pPr>
        <w:tabs>
          <w:tab w:val="left" w:pos="4203"/>
        </w:tabs>
        <w:ind w:firstLine="360"/>
        <w:jc w:val="both"/>
        <w:rPr>
          <w:sz w:val="20"/>
          <w:szCs w:val="20"/>
          <w:lang w:val="es-CO"/>
        </w:rPr>
      </w:pPr>
      <w:r w:rsidRPr="008E7A99">
        <w:rPr>
          <w:sz w:val="20"/>
          <w:szCs w:val="20"/>
          <w:lang w:val="es-CO"/>
        </w:rPr>
        <w:t>El problema principal radica en realizar al tratamiento adecuado de señales para obtener un valor R dependiente sólo de la saturación arterial de oxígeno del paciente. Paralelo a esta medición se puede estimar la frecuencia cardíaca (de la señal en infrarrojo); para así realizar el envío de la información al servidor.</w:t>
      </w:r>
    </w:p>
    <w:p w14:paraId="34EF4444" w14:textId="7CCA51A0" w:rsidR="005C7990" w:rsidRPr="008E7A99" w:rsidRDefault="005C7990" w:rsidP="00463AB4">
      <w:pPr>
        <w:tabs>
          <w:tab w:val="left" w:pos="4203"/>
        </w:tabs>
        <w:ind w:firstLine="360"/>
        <w:jc w:val="both"/>
        <w:rPr>
          <w:sz w:val="20"/>
          <w:szCs w:val="20"/>
          <w:lang w:val="es-CO"/>
        </w:rPr>
      </w:pPr>
      <w:r w:rsidRPr="008E7A99">
        <w:rPr>
          <w:sz w:val="20"/>
          <w:szCs w:val="20"/>
          <w:lang w:val="es-CO"/>
        </w:rPr>
        <w:t xml:space="preserve">Con el módulo </w:t>
      </w:r>
      <w:proofErr w:type="spellStart"/>
      <w:r w:rsidRPr="008E7A99">
        <w:rPr>
          <w:sz w:val="20"/>
          <w:szCs w:val="20"/>
          <w:lang w:val="es-CO"/>
        </w:rPr>
        <w:t>microcontrolado</w:t>
      </w:r>
      <w:proofErr w:type="spellEnd"/>
      <w:r w:rsidRPr="008E7A99">
        <w:rPr>
          <w:sz w:val="20"/>
          <w:szCs w:val="20"/>
          <w:lang w:val="es-CO"/>
        </w:rPr>
        <w:t xml:space="preserve"> ESP32, dada la alta demanda de recursos computacionales, se abordó este problema mediante la implementación de tres tareas concurrentes que se describen en la figura</w:t>
      </w:r>
      <w:r w:rsidRPr="008E7A99">
        <w:rPr>
          <w:sz w:val="20"/>
          <w:szCs w:val="20"/>
          <w:lang w:val="es-CO"/>
        </w:rPr>
        <w:t xml:space="preserve"> 3</w:t>
      </w:r>
      <w:r w:rsidRPr="008E7A99">
        <w:rPr>
          <w:sz w:val="20"/>
          <w:szCs w:val="20"/>
          <w:lang w:val="es-CO"/>
        </w:rPr>
        <w:t>. Una tarea se destinó a la lectura de los datos almacenados en el sensor, con el acceso a los buffers de la señal infrar</w:t>
      </w:r>
      <w:r w:rsidRPr="008E7A99">
        <w:rPr>
          <w:sz w:val="20"/>
          <w:szCs w:val="20"/>
          <w:lang w:val="es-CO"/>
        </w:rPr>
        <w:t>r</w:t>
      </w:r>
      <w:r w:rsidRPr="008E7A99">
        <w:rPr>
          <w:sz w:val="20"/>
          <w:szCs w:val="20"/>
          <w:lang w:val="es-CO"/>
        </w:rPr>
        <w:t xml:space="preserve">oja y roja; adicionalmente, esta tarea permitió la actualización permanente de la intensidad de los </w:t>
      </w:r>
      <w:r w:rsidRPr="008E7A99">
        <w:rPr>
          <w:sz w:val="20"/>
          <w:szCs w:val="20"/>
          <w:lang w:val="es-CO"/>
        </w:rPr>
        <w:t>leds asociados</w:t>
      </w:r>
      <w:r w:rsidRPr="008E7A99">
        <w:rPr>
          <w:sz w:val="20"/>
          <w:szCs w:val="20"/>
          <w:lang w:val="es-CO"/>
        </w:rPr>
        <w:t xml:space="preserve">, contrarrestando las </w:t>
      </w:r>
      <w:r w:rsidRPr="008E7A99">
        <w:rPr>
          <w:sz w:val="20"/>
          <w:szCs w:val="20"/>
          <w:lang w:val="es-CO"/>
        </w:rPr>
        <w:t>fluctuaciones</w:t>
      </w:r>
      <w:r w:rsidRPr="008E7A99">
        <w:rPr>
          <w:sz w:val="20"/>
          <w:szCs w:val="20"/>
          <w:lang w:val="es-CO"/>
        </w:rPr>
        <w:t xml:space="preserve"> en la cantidad de luz ambiental. Por otra parte, una tarea adicional se destinó al procesamiento de </w:t>
      </w:r>
      <w:r w:rsidRPr="008E7A99">
        <w:rPr>
          <w:sz w:val="20"/>
          <w:szCs w:val="20"/>
          <w:lang w:val="es-CO"/>
        </w:rPr>
        <w:t>las señales adquiridas</w:t>
      </w:r>
      <w:r w:rsidRPr="008E7A99">
        <w:rPr>
          <w:sz w:val="20"/>
          <w:szCs w:val="20"/>
          <w:lang w:val="es-CO"/>
        </w:rPr>
        <w:t xml:space="preserve"> para aplicar la ecuación </w:t>
      </w:r>
      <w:r w:rsidRPr="008E7A99">
        <w:rPr>
          <w:sz w:val="20"/>
          <w:szCs w:val="20"/>
          <w:lang w:val="es-CO"/>
        </w:rPr>
        <w:t>1</w:t>
      </w:r>
      <w:r w:rsidRPr="008E7A99">
        <w:rPr>
          <w:sz w:val="20"/>
          <w:szCs w:val="20"/>
          <w:lang w:val="es-CO"/>
        </w:rPr>
        <w:t xml:space="preserve"> y </w:t>
      </w:r>
      <w:r w:rsidRPr="008E7A99">
        <w:rPr>
          <w:sz w:val="20"/>
          <w:szCs w:val="20"/>
          <w:lang w:val="es-CO"/>
        </w:rPr>
        <w:t>2</w:t>
      </w:r>
      <w:r w:rsidRPr="008E7A99">
        <w:rPr>
          <w:sz w:val="20"/>
          <w:szCs w:val="20"/>
          <w:lang w:val="es-CO"/>
        </w:rPr>
        <w:t>. Esta información es utilizada por la tarea 3 para ser enviada de manera organizada al servidor web.</w:t>
      </w:r>
    </w:p>
    <w:p w14:paraId="78AA54F7" w14:textId="6D34469B" w:rsidR="005C7990" w:rsidRPr="008E7A99" w:rsidRDefault="005C7990" w:rsidP="005C7990">
      <w:pPr>
        <w:tabs>
          <w:tab w:val="left" w:pos="4203"/>
        </w:tabs>
        <w:ind w:firstLine="360"/>
        <w:jc w:val="center"/>
        <w:rPr>
          <w:sz w:val="20"/>
          <w:szCs w:val="20"/>
          <w:lang w:val="es-CO"/>
        </w:rPr>
      </w:pPr>
      <w:r w:rsidRPr="008E7A99">
        <w:rPr>
          <w:noProof/>
          <w:sz w:val="20"/>
          <w:szCs w:val="20"/>
          <w:lang w:val="es-CO"/>
        </w:rPr>
        <w:lastRenderedPageBreak/>
        <w:drawing>
          <wp:inline distT="0" distB="0" distL="0" distR="0" wp14:anchorId="20FDD238" wp14:editId="3EFB28C6">
            <wp:extent cx="3857143" cy="631428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57143" cy="6314286"/>
                    </a:xfrm>
                    <a:prstGeom prst="rect">
                      <a:avLst/>
                    </a:prstGeom>
                  </pic:spPr>
                </pic:pic>
              </a:graphicData>
            </a:graphic>
          </wp:inline>
        </w:drawing>
      </w:r>
    </w:p>
    <w:p w14:paraId="098588E5" w14:textId="5EF37EDA" w:rsidR="005C7990" w:rsidRPr="008E7A99" w:rsidRDefault="005C7990" w:rsidP="005C7990">
      <w:pPr>
        <w:tabs>
          <w:tab w:val="left" w:pos="4203"/>
        </w:tabs>
        <w:ind w:firstLine="360"/>
        <w:jc w:val="center"/>
        <w:rPr>
          <w:b/>
          <w:sz w:val="20"/>
          <w:szCs w:val="20"/>
          <w:lang w:val="es-CO"/>
        </w:rPr>
      </w:pPr>
      <w:r w:rsidRPr="008E7A99">
        <w:rPr>
          <w:b/>
          <w:sz w:val="20"/>
          <w:szCs w:val="20"/>
          <w:lang w:val="es-CO"/>
        </w:rPr>
        <w:t xml:space="preserve">Fig. </w:t>
      </w:r>
      <w:r w:rsidR="0036243E" w:rsidRPr="008E7A99">
        <w:rPr>
          <w:b/>
          <w:sz w:val="20"/>
          <w:szCs w:val="20"/>
          <w:lang w:val="es-CO"/>
        </w:rPr>
        <w:t>3</w:t>
      </w:r>
      <w:r w:rsidRPr="008E7A99">
        <w:rPr>
          <w:b/>
          <w:sz w:val="20"/>
          <w:szCs w:val="20"/>
          <w:lang w:val="es-CO"/>
        </w:rPr>
        <w:t xml:space="preserve"> Descripción de firmware. Las siglas IR corresponden a la abreviatura de infra</w:t>
      </w:r>
      <w:r w:rsidRPr="008E7A99">
        <w:rPr>
          <w:b/>
          <w:sz w:val="20"/>
          <w:szCs w:val="20"/>
          <w:lang w:val="es-CO"/>
        </w:rPr>
        <w:t>r</w:t>
      </w:r>
      <w:r w:rsidRPr="008E7A99">
        <w:rPr>
          <w:b/>
          <w:sz w:val="20"/>
          <w:szCs w:val="20"/>
          <w:lang w:val="es-CO"/>
        </w:rPr>
        <w:t>rojo, mientras que R hace referencia a rojo.</w:t>
      </w:r>
    </w:p>
    <w:p w14:paraId="48AF3781" w14:textId="77777777" w:rsidR="005C7990" w:rsidRPr="008E7A99" w:rsidRDefault="005C7990" w:rsidP="005C7990">
      <w:pPr>
        <w:tabs>
          <w:tab w:val="left" w:pos="4203"/>
        </w:tabs>
        <w:ind w:firstLine="360"/>
        <w:jc w:val="center"/>
        <w:rPr>
          <w:sz w:val="20"/>
          <w:szCs w:val="20"/>
          <w:lang w:val="es-CO"/>
        </w:rPr>
      </w:pPr>
    </w:p>
    <w:p w14:paraId="63DA8B8A" w14:textId="41675CE6" w:rsidR="005C7990" w:rsidRPr="008E7A99" w:rsidRDefault="005C7990" w:rsidP="002024C3">
      <w:pPr>
        <w:tabs>
          <w:tab w:val="left" w:pos="4203"/>
        </w:tabs>
        <w:ind w:firstLine="360"/>
        <w:jc w:val="both"/>
        <w:rPr>
          <w:color w:val="00B050"/>
          <w:sz w:val="20"/>
          <w:szCs w:val="20"/>
          <w:lang w:val="es-CO"/>
        </w:rPr>
      </w:pPr>
      <w:r w:rsidRPr="008E7A99">
        <w:rPr>
          <w:sz w:val="20"/>
          <w:szCs w:val="20"/>
          <w:lang w:val="es-CO"/>
        </w:rPr>
        <w:t xml:space="preserve">Para optimizar las lecturas realizadas por el sensor se siguieron las recomendaciones de configuración establecidas en </w:t>
      </w:r>
      <w:r w:rsidRPr="008E7A99">
        <w:rPr>
          <w:sz w:val="20"/>
          <w:szCs w:val="20"/>
          <w:lang w:val="es-CO"/>
        </w:rPr>
        <w:t>[8]</w:t>
      </w:r>
      <w:r w:rsidRPr="008E7A99">
        <w:rPr>
          <w:sz w:val="20"/>
          <w:szCs w:val="20"/>
          <w:lang w:val="es-CO"/>
        </w:rPr>
        <w:t xml:space="preserve"> </w:t>
      </w:r>
      <w:r w:rsidR="002024C3" w:rsidRPr="008E7A99">
        <w:rPr>
          <w:sz w:val="20"/>
          <w:szCs w:val="20"/>
          <w:lang w:val="es-CO"/>
        </w:rPr>
        <w:t>y [9]</w:t>
      </w:r>
      <w:r w:rsidRPr="008E7A99">
        <w:rPr>
          <w:sz w:val="20"/>
          <w:szCs w:val="20"/>
          <w:lang w:val="es-CO"/>
        </w:rPr>
        <w:t xml:space="preserve">. </w:t>
      </w:r>
      <w:r w:rsidRPr="008E7A99">
        <w:rPr>
          <w:color w:val="00B050"/>
          <w:sz w:val="20"/>
          <w:szCs w:val="20"/>
          <w:lang w:val="es-CO"/>
        </w:rPr>
        <w:t xml:space="preserve">Mientras que para el procesamiento de las señales se usaron las frecuencias de corte de filtrado de 0.5 Hz a 5 Hz para el posterior análisis en el dominio de la frecuencia </w:t>
      </w:r>
      <w:r w:rsidR="002024C3" w:rsidRPr="008E7A99">
        <w:rPr>
          <w:color w:val="00B050"/>
          <w:sz w:val="20"/>
          <w:szCs w:val="20"/>
          <w:lang w:val="es-CO"/>
        </w:rPr>
        <w:t>[7]</w:t>
      </w:r>
      <w:r w:rsidRPr="008E7A99">
        <w:rPr>
          <w:color w:val="00B050"/>
          <w:sz w:val="20"/>
          <w:szCs w:val="20"/>
          <w:lang w:val="es-CO"/>
        </w:rPr>
        <w:t xml:space="preserve">. Para calcular los valores AC se implementó el cálculo de la densidad espectral de potencia según las ecuaciones </w:t>
      </w:r>
      <w:r w:rsidR="002024C3" w:rsidRPr="008E7A99">
        <w:rPr>
          <w:color w:val="00B050"/>
          <w:sz w:val="20"/>
          <w:szCs w:val="20"/>
          <w:lang w:val="es-CO"/>
        </w:rPr>
        <w:t>3</w:t>
      </w:r>
      <w:r w:rsidRPr="008E7A99">
        <w:rPr>
          <w:color w:val="00B050"/>
          <w:sz w:val="20"/>
          <w:szCs w:val="20"/>
          <w:lang w:val="es-CO"/>
        </w:rPr>
        <w:t xml:space="preserve"> y </w:t>
      </w:r>
      <w:r w:rsidR="002024C3" w:rsidRPr="008E7A99">
        <w:rPr>
          <w:color w:val="00B050"/>
          <w:sz w:val="20"/>
          <w:szCs w:val="20"/>
          <w:lang w:val="es-CO"/>
        </w:rPr>
        <w:t>4</w:t>
      </w:r>
      <w:r w:rsidRPr="008E7A99">
        <w:rPr>
          <w:color w:val="00B050"/>
          <w:sz w:val="20"/>
          <w:szCs w:val="20"/>
          <w:lang w:val="es-CO"/>
        </w:rPr>
        <w:t xml:space="preserve">, donde </w:t>
      </w:r>
      <m:oMath>
        <m:sSub>
          <m:sSubPr>
            <m:ctrlPr>
              <w:rPr>
                <w:rFonts w:ascii="Cambria Math" w:hAnsi="Cambria Math"/>
                <w:color w:val="00B050"/>
                <w:sz w:val="20"/>
                <w:szCs w:val="20"/>
                <w:lang w:val="es-CO"/>
              </w:rPr>
            </m:ctrlPr>
          </m:sSubPr>
          <m:e>
            <m:r>
              <m:rPr>
                <m:sty m:val="p"/>
              </m:rPr>
              <w:rPr>
                <w:rFonts w:ascii="Cambria Math" w:hAnsi="Cambria Math"/>
                <w:color w:val="00B050"/>
                <w:sz w:val="20"/>
                <w:szCs w:val="20"/>
                <w:lang w:val="es-CO"/>
              </w:rPr>
              <m:t>x</m:t>
            </m:r>
          </m:e>
          <m:sub>
            <m:r>
              <m:rPr>
                <m:sty m:val="p"/>
              </m:rPr>
              <w:rPr>
                <w:rFonts w:ascii="Cambria Math" w:hAnsi="Cambria Math"/>
                <w:color w:val="00B050"/>
                <w:sz w:val="20"/>
                <w:szCs w:val="20"/>
                <w:lang w:val="es-CO"/>
              </w:rPr>
              <m:t>n</m:t>
            </m:r>
          </m:sub>
        </m:sSub>
      </m:oMath>
      <w:r w:rsidRPr="008E7A99">
        <w:rPr>
          <w:color w:val="00B050"/>
          <w:sz w:val="20"/>
          <w:szCs w:val="20"/>
          <w:lang w:val="es-CO"/>
        </w:rPr>
        <w:t xml:space="preserve"> representa las </w:t>
      </w:r>
      <m:oMath>
        <m:r>
          <m:rPr>
            <m:sty m:val="p"/>
          </m:rPr>
          <w:rPr>
            <w:rFonts w:ascii="Cambria Math" w:hAnsi="Cambria Math"/>
            <w:color w:val="00B050"/>
            <w:sz w:val="20"/>
            <w:szCs w:val="20"/>
            <w:lang w:val="es-CO"/>
          </w:rPr>
          <m:t>N=512</m:t>
        </m:r>
      </m:oMath>
      <w:r w:rsidRPr="008E7A99">
        <w:rPr>
          <w:color w:val="00B050"/>
          <w:sz w:val="20"/>
          <w:szCs w:val="20"/>
          <w:lang w:val="es-CO"/>
        </w:rPr>
        <w:t xml:space="preserve"> muestras de la señal a una frecuencia de muestreo</w:t>
      </w:r>
      <m:oMath>
        <m:r>
          <m:rPr>
            <m:sty m:val="p"/>
          </m:rPr>
          <w:rPr>
            <w:rFonts w:ascii="Cambria Math" w:hAnsi="Cambria Math"/>
            <w:color w:val="00B050"/>
            <w:sz w:val="20"/>
            <w:szCs w:val="20"/>
            <w:lang w:val="es-CO"/>
          </w:rPr>
          <m:t>fs=200 Hz</m:t>
        </m:r>
      </m:oMath>
      <w:r w:rsidRPr="008E7A99">
        <w:rPr>
          <w:color w:val="00B050"/>
          <w:sz w:val="20"/>
          <w:szCs w:val="20"/>
          <w:lang w:val="es-CO"/>
        </w:rPr>
        <w:t xml:space="preserve">; el valor máximo de esta serie de datos representa el valor AC </w:t>
      </w:r>
      <w:r w:rsidR="002024C3" w:rsidRPr="008E7A99">
        <w:rPr>
          <w:color w:val="00B050"/>
          <w:sz w:val="20"/>
          <w:szCs w:val="20"/>
          <w:lang w:val="es-CO"/>
        </w:rPr>
        <w:t>[10]</w:t>
      </w:r>
      <w:r w:rsidRPr="008E7A99">
        <w:rPr>
          <w:color w:val="00B050"/>
          <w:sz w:val="20"/>
          <w:szCs w:val="20"/>
          <w:lang w:val="es-CO"/>
        </w:rPr>
        <w:t>.</w:t>
      </w:r>
    </w:p>
    <w:p w14:paraId="3563A93D" w14:textId="77777777" w:rsidR="008E7A99" w:rsidRPr="008E7A99" w:rsidRDefault="008E7A99" w:rsidP="002024C3">
      <w:pPr>
        <w:tabs>
          <w:tab w:val="left" w:pos="4203"/>
        </w:tabs>
        <w:ind w:firstLine="360"/>
        <w:jc w:val="both"/>
        <w:rPr>
          <w:color w:val="00B050"/>
          <w:sz w:val="20"/>
          <w:szCs w:val="20"/>
          <w:lang w:val="es-CO"/>
        </w:rPr>
      </w:pPr>
    </w:p>
    <w:p w14:paraId="78F5FA76" w14:textId="59FE8967" w:rsidR="002024C3" w:rsidRDefault="002024C3" w:rsidP="00136CD8">
      <w:pPr>
        <w:tabs>
          <w:tab w:val="left" w:pos="4203"/>
        </w:tabs>
        <w:ind w:firstLine="360"/>
        <w:jc w:val="center"/>
        <w:rPr>
          <w:color w:val="00B050"/>
          <w:sz w:val="20"/>
          <w:szCs w:val="20"/>
          <w:lang w:val="es-CO"/>
        </w:rPr>
      </w:pPr>
      <m:oMath>
        <m:sSub>
          <m:sSubPr>
            <m:ctrlPr>
              <w:rPr>
                <w:rFonts w:ascii="Cambria Math" w:hAnsi="Cambria Math"/>
                <w:i/>
                <w:color w:val="00B050"/>
                <w:sz w:val="20"/>
                <w:szCs w:val="20"/>
                <w:lang w:val="es-CO"/>
              </w:rPr>
            </m:ctrlPr>
          </m:sSubPr>
          <m:e>
            <m:r>
              <w:rPr>
                <w:rFonts w:ascii="Cambria Math" w:hAnsi="Cambria Math"/>
                <w:color w:val="00B050"/>
                <w:sz w:val="20"/>
                <w:szCs w:val="20"/>
                <w:lang w:val="es-CO"/>
              </w:rPr>
              <m:t>x</m:t>
            </m:r>
          </m:e>
          <m:sub>
            <m:r>
              <w:rPr>
                <w:rFonts w:ascii="Cambria Math" w:hAnsi="Cambria Math"/>
                <w:color w:val="00B050"/>
                <w:sz w:val="20"/>
                <w:szCs w:val="20"/>
                <w:lang w:val="es-CO"/>
              </w:rPr>
              <m:t>k</m:t>
            </m:r>
          </m:sub>
        </m:sSub>
        <m:r>
          <w:rPr>
            <w:rFonts w:ascii="Cambria Math" w:hAnsi="Cambria Math"/>
            <w:color w:val="00B050"/>
            <w:sz w:val="20"/>
            <w:szCs w:val="20"/>
            <w:lang w:val="es-CO"/>
          </w:rPr>
          <m:t>=</m:t>
        </m:r>
        <m:nary>
          <m:naryPr>
            <m:chr m:val="∑"/>
            <m:ctrlPr>
              <w:rPr>
                <w:rFonts w:ascii="Cambria Math" w:hAnsi="Cambria Math"/>
                <w:color w:val="00B050"/>
                <w:sz w:val="20"/>
                <w:szCs w:val="20"/>
                <w:lang w:val="es-CO"/>
              </w:rPr>
            </m:ctrlPr>
          </m:naryPr>
          <m:sub>
            <m:r>
              <w:rPr>
                <w:rFonts w:ascii="Cambria Math" w:hAnsi="Cambria Math"/>
                <w:color w:val="00B050"/>
                <w:sz w:val="20"/>
                <w:szCs w:val="20"/>
                <w:lang w:val="es-CO"/>
              </w:rPr>
              <m:t>n=0</m:t>
            </m:r>
            <m:ctrlPr>
              <w:rPr>
                <w:rFonts w:ascii="Cambria Math" w:hAnsi="Cambria Math"/>
                <w:i/>
                <w:color w:val="00B050"/>
                <w:sz w:val="20"/>
                <w:szCs w:val="20"/>
                <w:lang w:val="es-CO"/>
              </w:rPr>
            </m:ctrlPr>
          </m:sub>
          <m:sup>
            <m:r>
              <w:rPr>
                <w:rFonts w:ascii="Cambria Math" w:hAnsi="Cambria Math"/>
                <w:color w:val="00B050"/>
                <w:sz w:val="20"/>
                <w:szCs w:val="20"/>
                <w:lang w:val="es-CO"/>
              </w:rPr>
              <m:t>N-1</m:t>
            </m:r>
            <m:ctrlPr>
              <w:rPr>
                <w:rFonts w:ascii="Cambria Math" w:hAnsi="Cambria Math"/>
                <w:i/>
                <w:color w:val="00B050"/>
                <w:sz w:val="20"/>
                <w:szCs w:val="20"/>
                <w:lang w:val="es-CO"/>
              </w:rPr>
            </m:ctrlPr>
          </m:sup>
          <m:e>
            <m:sSub>
              <m:sSubPr>
                <m:ctrlPr>
                  <w:rPr>
                    <w:rFonts w:ascii="Cambria Math" w:hAnsi="Cambria Math"/>
                    <w:i/>
                    <w:color w:val="00B050"/>
                    <w:sz w:val="20"/>
                    <w:szCs w:val="20"/>
                    <w:lang w:val="es-CO"/>
                  </w:rPr>
                </m:ctrlPr>
              </m:sSubPr>
              <m:e>
                <m:r>
                  <w:rPr>
                    <w:rFonts w:ascii="Cambria Math" w:hAnsi="Cambria Math"/>
                    <w:color w:val="00B050"/>
                    <w:sz w:val="20"/>
                    <w:szCs w:val="20"/>
                    <w:lang w:val="es-CO"/>
                  </w:rPr>
                  <m:t>x</m:t>
                </m:r>
              </m:e>
              <m:sub>
                <m:r>
                  <w:rPr>
                    <w:rFonts w:ascii="Cambria Math" w:hAnsi="Cambria Math"/>
                    <w:color w:val="00B050"/>
                    <w:sz w:val="20"/>
                    <w:szCs w:val="20"/>
                    <w:lang w:val="es-CO"/>
                  </w:rPr>
                  <m:t>n</m:t>
                </m:r>
              </m:sub>
            </m:sSub>
            <m:ctrlPr>
              <w:rPr>
                <w:rFonts w:ascii="Cambria Math" w:hAnsi="Cambria Math"/>
                <w:i/>
                <w:color w:val="00B050"/>
                <w:sz w:val="20"/>
                <w:szCs w:val="20"/>
                <w:lang w:val="es-CO"/>
              </w:rPr>
            </m:ctrlPr>
          </m:e>
        </m:nary>
        <m:sSup>
          <m:sSupPr>
            <m:ctrlPr>
              <w:rPr>
                <w:rFonts w:ascii="Cambria Math" w:hAnsi="Cambria Math"/>
                <w:i/>
                <w:color w:val="00B050"/>
                <w:sz w:val="20"/>
                <w:szCs w:val="20"/>
                <w:lang w:val="es-CO"/>
              </w:rPr>
            </m:ctrlPr>
          </m:sSupPr>
          <m:e>
            <m:r>
              <w:rPr>
                <w:rFonts w:ascii="Cambria Math" w:hAnsi="Cambria Math"/>
                <w:color w:val="00B050"/>
                <w:sz w:val="20"/>
                <w:szCs w:val="20"/>
                <w:lang w:val="es-CO"/>
              </w:rPr>
              <m:t>e</m:t>
            </m:r>
          </m:e>
          <m:sup>
            <m:f>
              <m:fPr>
                <m:ctrlPr>
                  <w:rPr>
                    <w:rFonts w:ascii="Cambria Math" w:hAnsi="Cambria Math"/>
                    <w:color w:val="00B050"/>
                    <w:sz w:val="20"/>
                    <w:szCs w:val="20"/>
                    <w:lang w:val="es-CO"/>
                  </w:rPr>
                </m:ctrlPr>
              </m:fPr>
              <m:num>
                <m:r>
                  <w:rPr>
                    <w:rFonts w:ascii="Cambria Math" w:hAnsi="Cambria Math"/>
                    <w:color w:val="00B050"/>
                    <w:sz w:val="20"/>
                    <w:szCs w:val="20"/>
                    <w:lang w:val="es-CO"/>
                  </w:rPr>
                  <m:t>-2j</m:t>
                </m:r>
                <m:r>
                  <m:rPr>
                    <m:sty m:val="p"/>
                  </m:rPr>
                  <w:rPr>
                    <w:rFonts w:ascii="Cambria Math" w:hAnsi="Cambria Math"/>
                    <w:color w:val="00B050"/>
                    <w:sz w:val="20"/>
                    <w:szCs w:val="20"/>
                    <w:lang w:val="es-CO"/>
                  </w:rPr>
                  <m:t>π</m:t>
                </m:r>
                <m:r>
                  <w:rPr>
                    <w:rFonts w:ascii="Cambria Math" w:hAnsi="Cambria Math"/>
                    <w:color w:val="00B050"/>
                    <w:sz w:val="20"/>
                    <w:szCs w:val="20"/>
                    <w:lang w:val="es-CO"/>
                  </w:rPr>
                  <m:t>kn</m:t>
                </m:r>
                <m:ctrlPr>
                  <w:rPr>
                    <w:rFonts w:ascii="Cambria Math" w:hAnsi="Cambria Math"/>
                    <w:i/>
                    <w:color w:val="00B050"/>
                    <w:sz w:val="20"/>
                    <w:szCs w:val="20"/>
                    <w:lang w:val="es-CO"/>
                  </w:rPr>
                </m:ctrlPr>
              </m:num>
              <m:den>
                <m:r>
                  <w:rPr>
                    <w:rFonts w:ascii="Cambria Math" w:hAnsi="Cambria Math"/>
                    <w:color w:val="00B050"/>
                    <w:sz w:val="20"/>
                    <w:szCs w:val="20"/>
                    <w:lang w:val="es-CO"/>
                  </w:rPr>
                  <m:t>N</m:t>
                </m:r>
                <m:ctrlPr>
                  <w:rPr>
                    <w:rFonts w:ascii="Cambria Math" w:hAnsi="Cambria Math"/>
                    <w:i/>
                    <w:color w:val="00B050"/>
                    <w:sz w:val="20"/>
                    <w:szCs w:val="20"/>
                    <w:lang w:val="es-CO"/>
                  </w:rPr>
                </m:ctrlPr>
              </m:den>
            </m:f>
          </m:sup>
        </m:sSup>
      </m:oMath>
      <w:r w:rsidR="00136CD8">
        <w:rPr>
          <w:color w:val="00B050"/>
          <w:sz w:val="20"/>
          <w:szCs w:val="20"/>
          <w:lang w:val="es-CO"/>
        </w:rPr>
        <w:tab/>
        <w:t>(3)</w:t>
      </w:r>
    </w:p>
    <w:p w14:paraId="14EA29FC" w14:textId="77777777" w:rsidR="00136CD8" w:rsidRPr="008E7A99" w:rsidRDefault="00136CD8" w:rsidP="00136CD8">
      <w:pPr>
        <w:tabs>
          <w:tab w:val="left" w:pos="4203"/>
        </w:tabs>
        <w:ind w:firstLine="360"/>
        <w:jc w:val="center"/>
        <w:rPr>
          <w:color w:val="00B050"/>
          <w:sz w:val="20"/>
          <w:szCs w:val="20"/>
          <w:lang w:val="es-CO"/>
        </w:rPr>
      </w:pPr>
    </w:p>
    <w:p w14:paraId="5FF7268D" w14:textId="2AE623F7" w:rsidR="002024C3" w:rsidRPr="008E7A99" w:rsidRDefault="002024C3" w:rsidP="00136CD8">
      <w:pPr>
        <w:tabs>
          <w:tab w:val="left" w:pos="4203"/>
        </w:tabs>
        <w:ind w:firstLine="360"/>
        <w:jc w:val="center"/>
        <w:rPr>
          <w:color w:val="00B050"/>
          <w:sz w:val="20"/>
          <w:szCs w:val="20"/>
          <w:lang w:val="es-CO"/>
        </w:rPr>
      </w:pPr>
      <m:oMath>
        <m:r>
          <w:rPr>
            <w:rFonts w:ascii="Cambria Math" w:hAnsi="Cambria Math"/>
            <w:color w:val="00B050"/>
            <w:sz w:val="20"/>
            <w:szCs w:val="20"/>
            <w:lang w:val="es-CO"/>
          </w:rPr>
          <m:t>psd=</m:t>
        </m:r>
        <m:f>
          <m:fPr>
            <m:ctrlPr>
              <w:rPr>
                <w:rFonts w:ascii="Cambria Math" w:hAnsi="Cambria Math"/>
                <w:color w:val="00B050"/>
                <w:sz w:val="20"/>
                <w:szCs w:val="20"/>
                <w:lang w:val="es-CO"/>
              </w:rPr>
            </m:ctrlPr>
          </m:fPr>
          <m:num>
            <m:sSup>
              <m:sSupPr>
                <m:ctrlPr>
                  <w:rPr>
                    <w:rFonts w:ascii="Cambria Math" w:hAnsi="Cambria Math"/>
                    <w:i/>
                    <w:color w:val="00B050"/>
                    <w:sz w:val="20"/>
                    <w:szCs w:val="20"/>
                    <w:lang w:val="es-CO"/>
                  </w:rPr>
                </m:ctrlPr>
              </m:sSupPr>
              <m:e>
                <m:d>
                  <m:dPr>
                    <m:begChr m:val="|"/>
                    <m:endChr m:val="|"/>
                    <m:ctrlPr>
                      <w:rPr>
                        <w:rFonts w:ascii="Cambria Math" w:hAnsi="Cambria Math"/>
                        <w:i/>
                        <w:color w:val="00B050"/>
                        <w:sz w:val="20"/>
                        <w:szCs w:val="20"/>
                        <w:lang w:val="es-CO"/>
                      </w:rPr>
                    </m:ctrlPr>
                  </m:dPr>
                  <m:e>
                    <m:sSub>
                      <m:sSubPr>
                        <m:ctrlPr>
                          <w:rPr>
                            <w:rFonts w:ascii="Cambria Math" w:hAnsi="Cambria Math"/>
                            <w:i/>
                            <w:color w:val="00B050"/>
                            <w:sz w:val="20"/>
                            <w:szCs w:val="20"/>
                            <w:lang w:val="es-CO"/>
                          </w:rPr>
                        </m:ctrlPr>
                      </m:sSubPr>
                      <m:e>
                        <m:r>
                          <w:rPr>
                            <w:rFonts w:ascii="Cambria Math" w:hAnsi="Cambria Math"/>
                            <w:color w:val="00B050"/>
                            <w:sz w:val="20"/>
                            <w:szCs w:val="20"/>
                            <w:lang w:val="es-CO"/>
                          </w:rPr>
                          <m:t>x</m:t>
                        </m:r>
                      </m:e>
                      <m:sub>
                        <m:r>
                          <w:rPr>
                            <w:rFonts w:ascii="Cambria Math" w:hAnsi="Cambria Math"/>
                            <w:color w:val="00B050"/>
                            <w:sz w:val="20"/>
                            <w:szCs w:val="20"/>
                            <w:lang w:val="es-CO"/>
                          </w:rPr>
                          <m:t>k</m:t>
                        </m:r>
                      </m:sub>
                    </m:sSub>
                  </m:e>
                </m:d>
              </m:e>
              <m:sup>
                <m:r>
                  <w:rPr>
                    <w:rFonts w:ascii="Cambria Math" w:hAnsi="Cambria Math"/>
                    <w:color w:val="00B050"/>
                    <w:sz w:val="20"/>
                    <w:szCs w:val="20"/>
                    <w:lang w:val="es-CO"/>
                  </w:rPr>
                  <m:t>2</m:t>
                </m:r>
              </m:sup>
            </m:sSup>
            <m:ctrlPr>
              <w:rPr>
                <w:rFonts w:ascii="Cambria Math" w:hAnsi="Cambria Math"/>
                <w:i/>
                <w:color w:val="00B050"/>
                <w:sz w:val="20"/>
                <w:szCs w:val="20"/>
                <w:lang w:val="es-CO"/>
              </w:rPr>
            </m:ctrlPr>
          </m:num>
          <m:den>
            <m:r>
              <w:rPr>
                <w:rFonts w:ascii="Cambria Math" w:hAnsi="Cambria Math"/>
                <w:color w:val="00B050"/>
                <w:sz w:val="20"/>
                <w:szCs w:val="20"/>
                <w:lang w:val="es-CO"/>
              </w:rPr>
              <m:t>N</m:t>
            </m:r>
            <m:sSub>
              <m:sSubPr>
                <m:ctrlPr>
                  <w:rPr>
                    <w:rFonts w:ascii="Cambria Math" w:hAnsi="Cambria Math"/>
                    <w:i/>
                    <w:color w:val="00B050"/>
                    <w:sz w:val="20"/>
                    <w:szCs w:val="20"/>
                    <w:lang w:val="es-CO"/>
                  </w:rPr>
                </m:ctrlPr>
              </m:sSubPr>
              <m:e>
                <m:r>
                  <w:rPr>
                    <w:rFonts w:ascii="Cambria Math" w:hAnsi="Cambria Math"/>
                    <w:color w:val="00B050"/>
                    <w:sz w:val="20"/>
                    <w:szCs w:val="20"/>
                    <w:lang w:val="es-CO"/>
                  </w:rPr>
                  <m:t>f</m:t>
                </m:r>
              </m:e>
              <m:sub>
                <m:r>
                  <w:rPr>
                    <w:rFonts w:ascii="Cambria Math" w:hAnsi="Cambria Math"/>
                    <w:color w:val="00B050"/>
                    <w:sz w:val="20"/>
                    <w:szCs w:val="20"/>
                    <w:lang w:val="es-CO"/>
                  </w:rPr>
                  <m:t>s</m:t>
                </m:r>
              </m:sub>
            </m:sSub>
            <m:ctrlPr>
              <w:rPr>
                <w:rFonts w:ascii="Cambria Math" w:hAnsi="Cambria Math"/>
                <w:i/>
                <w:color w:val="00B050"/>
                <w:sz w:val="20"/>
                <w:szCs w:val="20"/>
                <w:lang w:val="es-CO"/>
              </w:rPr>
            </m:ctrlPr>
          </m:den>
        </m:f>
      </m:oMath>
      <w:r w:rsidR="00136CD8">
        <w:rPr>
          <w:color w:val="00B050"/>
          <w:sz w:val="20"/>
          <w:szCs w:val="20"/>
          <w:lang w:val="es-CO"/>
        </w:rPr>
        <w:t xml:space="preserve"> </w:t>
      </w:r>
      <w:r w:rsidR="00136CD8">
        <w:rPr>
          <w:color w:val="00B050"/>
          <w:sz w:val="20"/>
          <w:szCs w:val="20"/>
          <w:lang w:val="es-CO"/>
        </w:rPr>
        <w:tab/>
        <w:t>(4)</w:t>
      </w:r>
    </w:p>
    <w:p w14:paraId="466B6C1D" w14:textId="56452035" w:rsidR="002024C3" w:rsidRPr="008E7A99" w:rsidRDefault="002024C3" w:rsidP="002024C3">
      <w:pPr>
        <w:tabs>
          <w:tab w:val="left" w:pos="4203"/>
        </w:tabs>
        <w:ind w:firstLine="360"/>
        <w:jc w:val="both"/>
        <w:rPr>
          <w:sz w:val="20"/>
          <w:szCs w:val="20"/>
          <w:lang w:val="es-CO"/>
        </w:rPr>
      </w:pPr>
    </w:p>
    <w:p w14:paraId="34F16D44" w14:textId="2CF9A5A4" w:rsidR="008E7A99" w:rsidRPr="008E7A99" w:rsidRDefault="008E7A99" w:rsidP="002024C3">
      <w:pPr>
        <w:tabs>
          <w:tab w:val="left" w:pos="4203"/>
        </w:tabs>
        <w:ind w:firstLine="360"/>
        <w:jc w:val="both"/>
        <w:rPr>
          <w:sz w:val="20"/>
          <w:szCs w:val="20"/>
          <w:lang w:val="es-CO"/>
        </w:rPr>
      </w:pPr>
    </w:p>
    <w:p w14:paraId="0054598D" w14:textId="3EFC28F3" w:rsidR="008E7A99" w:rsidRPr="008E7A99" w:rsidRDefault="008E7A99" w:rsidP="002024C3">
      <w:pPr>
        <w:tabs>
          <w:tab w:val="left" w:pos="4203"/>
        </w:tabs>
        <w:ind w:firstLine="360"/>
        <w:jc w:val="both"/>
        <w:rPr>
          <w:sz w:val="20"/>
          <w:szCs w:val="20"/>
          <w:lang w:val="es-CO"/>
        </w:rPr>
      </w:pPr>
    </w:p>
    <w:p w14:paraId="58267C88" w14:textId="29DA075A" w:rsidR="00463AB4" w:rsidRDefault="00BA3A26" w:rsidP="00463AB4">
      <w:pPr>
        <w:numPr>
          <w:ilvl w:val="1"/>
          <w:numId w:val="6"/>
        </w:numPr>
        <w:tabs>
          <w:tab w:val="clear" w:pos="720"/>
          <w:tab w:val="num" w:pos="360"/>
          <w:tab w:val="left" w:pos="4203"/>
        </w:tabs>
        <w:spacing w:after="80"/>
        <w:ind w:left="360"/>
        <w:jc w:val="both"/>
        <w:rPr>
          <w:b/>
          <w:lang w:val="es-CO"/>
        </w:rPr>
      </w:pPr>
      <w:r w:rsidRPr="008E7A99">
        <w:rPr>
          <w:b/>
          <w:lang w:val="es-CO"/>
        </w:rPr>
        <w:t>Telemetría</w:t>
      </w:r>
    </w:p>
    <w:p w14:paraId="578450C3" w14:textId="4D4A2C17" w:rsidR="00463AB4" w:rsidRPr="008E7A99" w:rsidRDefault="00BA3A26" w:rsidP="00463AB4">
      <w:pPr>
        <w:tabs>
          <w:tab w:val="left" w:pos="4203"/>
        </w:tabs>
        <w:ind w:firstLine="360"/>
        <w:jc w:val="both"/>
        <w:rPr>
          <w:sz w:val="20"/>
          <w:szCs w:val="20"/>
          <w:lang w:val="es-CO"/>
        </w:rPr>
      </w:pPr>
      <w:r w:rsidRPr="008E7A99">
        <w:rPr>
          <w:sz w:val="20"/>
          <w:szCs w:val="20"/>
          <w:lang w:val="es-CO"/>
        </w:rPr>
        <w:lastRenderedPageBreak/>
        <w:t xml:space="preserve">En cuanto a la necesidad de visualizar de manera remota los resultados obtenidos por el sistema embebido, se optó por el envío de la información vía internet, para lo cual el microcontrolador se conecta mediante Wifi al servidor web, como se describe en la figura </w:t>
      </w:r>
      <w:r w:rsidRPr="008E7A99">
        <w:rPr>
          <w:sz w:val="20"/>
          <w:szCs w:val="20"/>
          <w:lang w:val="es-CO"/>
        </w:rPr>
        <w:t>2</w:t>
      </w:r>
      <w:r w:rsidRPr="008E7A99">
        <w:rPr>
          <w:sz w:val="20"/>
          <w:szCs w:val="20"/>
          <w:lang w:val="es-CO"/>
        </w:rPr>
        <w:t xml:space="preserve">. Este servidor alberga código en Python para el acceso a la base de datos; y adicionalmente código en </w:t>
      </w:r>
      <w:proofErr w:type="spellStart"/>
      <w:r w:rsidRPr="008E7A99">
        <w:rPr>
          <w:sz w:val="20"/>
          <w:szCs w:val="20"/>
          <w:lang w:val="es-CO"/>
        </w:rPr>
        <w:t>Javascript</w:t>
      </w:r>
      <w:proofErr w:type="spellEnd"/>
      <w:r w:rsidRPr="008E7A99">
        <w:rPr>
          <w:sz w:val="20"/>
          <w:szCs w:val="20"/>
          <w:lang w:val="es-CO"/>
        </w:rPr>
        <w:t xml:space="preserve"> para la visualización de la información en tiempo real con el uso de librerías y de una planilla como en el desarrollo presentado en </w:t>
      </w:r>
      <w:r w:rsidRPr="008E7A99">
        <w:rPr>
          <w:sz w:val="20"/>
          <w:szCs w:val="20"/>
          <w:lang w:val="es-CO"/>
        </w:rPr>
        <w:t>[11]</w:t>
      </w:r>
      <w:r w:rsidRPr="008E7A99">
        <w:rPr>
          <w:sz w:val="20"/>
          <w:szCs w:val="20"/>
          <w:lang w:val="es-CO"/>
        </w:rPr>
        <w:t xml:space="preserve">. Los códigos se integraron en una sola aplicación en el </w:t>
      </w:r>
      <w:proofErr w:type="spellStart"/>
      <w:r w:rsidRPr="008E7A99">
        <w:rPr>
          <w:sz w:val="20"/>
          <w:szCs w:val="20"/>
          <w:lang w:val="es-CO"/>
        </w:rPr>
        <w:t>framework</w:t>
      </w:r>
      <w:proofErr w:type="spellEnd"/>
      <w:r w:rsidRPr="008E7A99">
        <w:rPr>
          <w:sz w:val="20"/>
          <w:szCs w:val="20"/>
          <w:lang w:val="es-CO"/>
        </w:rPr>
        <w:t xml:space="preserve"> Django, lo que no se logra con otros </w:t>
      </w:r>
      <w:proofErr w:type="spellStart"/>
      <w:r w:rsidRPr="008E7A99">
        <w:rPr>
          <w:sz w:val="20"/>
          <w:szCs w:val="20"/>
          <w:lang w:val="es-CO"/>
        </w:rPr>
        <w:t>frameworks</w:t>
      </w:r>
      <w:proofErr w:type="spellEnd"/>
      <w:r w:rsidRPr="008E7A99">
        <w:rPr>
          <w:sz w:val="20"/>
          <w:szCs w:val="20"/>
          <w:lang w:val="es-CO"/>
        </w:rPr>
        <w:t xml:space="preserve"> destinados específicamente bien sea al desarrollo de aplicaciones </w:t>
      </w:r>
      <w:proofErr w:type="spellStart"/>
      <w:r w:rsidRPr="008E7A99">
        <w:rPr>
          <w:sz w:val="20"/>
          <w:szCs w:val="20"/>
          <w:lang w:val="es-CO"/>
        </w:rPr>
        <w:t>backend</w:t>
      </w:r>
      <w:proofErr w:type="spellEnd"/>
      <w:r w:rsidRPr="008E7A99">
        <w:rPr>
          <w:sz w:val="20"/>
          <w:szCs w:val="20"/>
          <w:lang w:val="es-CO"/>
        </w:rPr>
        <w:t xml:space="preserve"> o </w:t>
      </w:r>
      <w:proofErr w:type="spellStart"/>
      <w:r w:rsidRPr="008E7A99">
        <w:rPr>
          <w:sz w:val="20"/>
          <w:szCs w:val="20"/>
          <w:lang w:val="es-CO"/>
        </w:rPr>
        <w:t>frontend</w:t>
      </w:r>
      <w:proofErr w:type="spellEnd"/>
      <w:r w:rsidRPr="008E7A99">
        <w:rPr>
          <w:sz w:val="20"/>
          <w:szCs w:val="20"/>
          <w:lang w:val="es-CO"/>
        </w:rPr>
        <w:t>.</w:t>
      </w:r>
    </w:p>
    <w:p w14:paraId="0A1B1D23" w14:textId="77777777" w:rsidR="00463AB4" w:rsidRPr="008E7A99" w:rsidRDefault="00463AB4" w:rsidP="00463AB4">
      <w:pPr>
        <w:tabs>
          <w:tab w:val="left" w:pos="4203"/>
        </w:tabs>
        <w:ind w:firstLine="360"/>
        <w:jc w:val="both"/>
        <w:rPr>
          <w:sz w:val="20"/>
          <w:szCs w:val="20"/>
          <w:lang w:val="es-CO"/>
        </w:rPr>
      </w:pPr>
    </w:p>
    <w:p w14:paraId="4D398874" w14:textId="26D5B587" w:rsidR="00463AB4" w:rsidRDefault="00BA3A26" w:rsidP="00136CD8">
      <w:pPr>
        <w:numPr>
          <w:ilvl w:val="0"/>
          <w:numId w:val="6"/>
        </w:numPr>
        <w:tabs>
          <w:tab w:val="clear" w:pos="720"/>
          <w:tab w:val="left" w:pos="4203"/>
        </w:tabs>
        <w:spacing w:after="80"/>
        <w:ind w:left="426"/>
        <w:jc w:val="both"/>
        <w:rPr>
          <w:b/>
          <w:lang w:val="es-CO"/>
        </w:rPr>
      </w:pPr>
      <w:r w:rsidRPr="008E7A99">
        <w:rPr>
          <w:b/>
          <w:lang w:val="es-CO"/>
        </w:rPr>
        <w:t>Resultados</w:t>
      </w:r>
    </w:p>
    <w:p w14:paraId="06E257B2" w14:textId="3FA1A19B" w:rsidR="00BA3A26" w:rsidRPr="008E7A99" w:rsidRDefault="00BA3A26" w:rsidP="00BA3A26">
      <w:pPr>
        <w:tabs>
          <w:tab w:val="left" w:pos="4203"/>
        </w:tabs>
        <w:ind w:firstLine="360"/>
        <w:jc w:val="both"/>
        <w:rPr>
          <w:sz w:val="20"/>
          <w:szCs w:val="20"/>
          <w:lang w:val="es-CO"/>
        </w:rPr>
      </w:pPr>
      <w:r w:rsidRPr="008E7A99">
        <w:rPr>
          <w:sz w:val="20"/>
          <w:szCs w:val="20"/>
          <w:lang w:val="es-CO"/>
        </w:rPr>
        <w:t xml:space="preserve">Para la implementación del sistema embebido propuesto, en primera instancia se realizó una aplicación de escritorio con código en Python en el IDE de Spyder, como se muestra en la figura </w:t>
      </w:r>
      <w:r w:rsidRPr="008E7A99">
        <w:rPr>
          <w:sz w:val="20"/>
          <w:szCs w:val="20"/>
          <w:lang w:val="es-CO"/>
        </w:rPr>
        <w:t>4</w:t>
      </w:r>
      <w:r w:rsidRPr="008E7A99">
        <w:rPr>
          <w:sz w:val="20"/>
          <w:szCs w:val="20"/>
          <w:lang w:val="es-CO"/>
        </w:rPr>
        <w:t xml:space="preserve">. Con esta aplicación se realizó la adquisición en tiempo real de las señales con el módulo ESP32 como tarjea de adquisición de datos, </w:t>
      </w:r>
      <w:r w:rsidRPr="008E7A99">
        <w:rPr>
          <w:color w:val="00B050"/>
          <w:sz w:val="20"/>
          <w:szCs w:val="20"/>
          <w:lang w:val="es-CO"/>
        </w:rPr>
        <w:t>lo que permitió realizar una caracterización del sensor para el posterior procesamiento de la señales:</w:t>
      </w:r>
      <w:r w:rsidR="0036243E" w:rsidRPr="008E7A99">
        <w:rPr>
          <w:color w:val="00B050"/>
          <w:sz w:val="20"/>
          <w:szCs w:val="20"/>
          <w:lang w:val="es-CO"/>
        </w:rPr>
        <w:t xml:space="preserve"> </w:t>
      </w:r>
      <w:r w:rsidRPr="008E7A99">
        <w:rPr>
          <w:color w:val="00B050"/>
          <w:sz w:val="20"/>
          <w:szCs w:val="20"/>
          <w:lang w:val="es-CO"/>
        </w:rPr>
        <w:t xml:space="preserve">se obtuvo un acceso permanente a 20 muestras en las 32 posiciones de la memoria FIFO del sensor, quienes representan el muestreo de las señales a 200 Hz en una resolución de 18 bits tanto para la señal roja e infrarroja, el rango de las señales </w:t>
      </w:r>
      <w:r w:rsidR="0036243E" w:rsidRPr="008E7A99">
        <w:rPr>
          <w:color w:val="00B050"/>
          <w:sz w:val="20"/>
          <w:szCs w:val="20"/>
          <w:lang w:val="es-CO"/>
        </w:rPr>
        <w:t>leídas</w:t>
      </w:r>
      <w:r w:rsidRPr="008E7A99">
        <w:rPr>
          <w:color w:val="00B050"/>
          <w:sz w:val="20"/>
          <w:szCs w:val="20"/>
          <w:lang w:val="es-CO"/>
        </w:rPr>
        <w:t xml:space="preserve"> se </w:t>
      </w:r>
      <w:r w:rsidR="0036243E" w:rsidRPr="008E7A99">
        <w:rPr>
          <w:color w:val="00B050"/>
          <w:sz w:val="20"/>
          <w:szCs w:val="20"/>
          <w:lang w:val="es-CO"/>
        </w:rPr>
        <w:t>encontró</w:t>
      </w:r>
      <w:r w:rsidRPr="008E7A99">
        <w:rPr>
          <w:color w:val="00B050"/>
          <w:sz w:val="20"/>
          <w:szCs w:val="20"/>
          <w:lang w:val="es-CO"/>
        </w:rPr>
        <w:t xml:space="preserve"> entre 6250 </w:t>
      </w:r>
      <w:proofErr w:type="spellStart"/>
      <w:r w:rsidRPr="008E7A99">
        <w:rPr>
          <w:color w:val="00B050"/>
          <w:sz w:val="20"/>
          <w:szCs w:val="20"/>
          <w:lang w:val="es-CO"/>
        </w:rPr>
        <w:t>nA</w:t>
      </w:r>
      <w:proofErr w:type="spellEnd"/>
      <w:r w:rsidRPr="008E7A99">
        <w:rPr>
          <w:color w:val="00B050"/>
          <w:sz w:val="20"/>
          <w:szCs w:val="20"/>
          <w:lang w:val="es-CO"/>
        </w:rPr>
        <w:t xml:space="preserve"> a 11375 </w:t>
      </w:r>
      <w:proofErr w:type="spellStart"/>
      <w:r w:rsidRPr="008E7A99">
        <w:rPr>
          <w:color w:val="00B050"/>
          <w:sz w:val="20"/>
          <w:szCs w:val="20"/>
          <w:lang w:val="es-CO"/>
        </w:rPr>
        <w:t>nA</w:t>
      </w:r>
      <w:proofErr w:type="spellEnd"/>
      <w:r w:rsidRPr="008E7A99">
        <w:rPr>
          <w:color w:val="00B050"/>
          <w:sz w:val="20"/>
          <w:szCs w:val="20"/>
          <w:lang w:val="es-CO"/>
        </w:rPr>
        <w:t xml:space="preserve"> en la configuración del conversor análogo digital a un máximo de 16384 </w:t>
      </w:r>
      <w:proofErr w:type="spellStart"/>
      <w:r w:rsidRPr="008E7A99">
        <w:rPr>
          <w:color w:val="00B050"/>
          <w:sz w:val="20"/>
          <w:szCs w:val="20"/>
          <w:lang w:val="es-CO"/>
        </w:rPr>
        <w:t>nA</w:t>
      </w:r>
      <w:proofErr w:type="spellEnd"/>
      <w:r w:rsidRPr="008E7A99">
        <w:rPr>
          <w:color w:val="00B050"/>
          <w:sz w:val="20"/>
          <w:szCs w:val="20"/>
          <w:lang w:val="es-CO"/>
        </w:rPr>
        <w:t>, en general la señal roja se caracterizó por presentar mayor ruido que la infrarroja, razón por la cual esta última es la usada para el cálculo de frecuencia cardíaca.</w:t>
      </w:r>
    </w:p>
    <w:p w14:paraId="555526EF" w14:textId="63F280CA" w:rsidR="00BA3A26" w:rsidRPr="008E7A99" w:rsidRDefault="0036243E" w:rsidP="00BA3A26">
      <w:pPr>
        <w:tabs>
          <w:tab w:val="left" w:pos="4203"/>
        </w:tabs>
        <w:ind w:firstLine="360"/>
        <w:jc w:val="both"/>
        <w:rPr>
          <w:color w:val="00B050"/>
          <w:sz w:val="20"/>
          <w:szCs w:val="20"/>
          <w:lang w:val="es-CO"/>
        </w:rPr>
      </w:pPr>
      <w:r w:rsidRPr="008E7A99">
        <w:rPr>
          <w:sz w:val="20"/>
          <w:szCs w:val="20"/>
          <w:lang w:val="es-CO"/>
        </w:rPr>
        <w:t xml:space="preserve">La </w:t>
      </w:r>
      <w:proofErr w:type="spellStart"/>
      <w:r w:rsidRPr="008E7A99">
        <w:rPr>
          <w:sz w:val="20"/>
          <w:szCs w:val="20"/>
          <w:lang w:val="es-CO"/>
        </w:rPr>
        <w:t>apliación</w:t>
      </w:r>
      <w:proofErr w:type="spellEnd"/>
      <w:r w:rsidRPr="008E7A99">
        <w:rPr>
          <w:sz w:val="20"/>
          <w:szCs w:val="20"/>
          <w:lang w:val="es-CO"/>
        </w:rPr>
        <w:t xml:space="preserve"> en Python permitió, adicionalmente, depurar el código relacionado con el procesamiento de señales (filtrado, cálculo de densidad espectral de potencia y determinación de oximetría y frecuencia cardíaca), antes de su migración al sistema embebido.</w:t>
      </w:r>
      <w:r w:rsidRPr="008E7A99">
        <w:rPr>
          <w:color w:val="00B050"/>
          <w:sz w:val="20"/>
          <w:szCs w:val="20"/>
          <w:lang w:val="es-CO"/>
        </w:rPr>
        <w:t xml:space="preserve"> Se encontraron variaciones en el valor máximo obtenido de la serie de datos de la densidad espectral de potencia tanto para señal roja e infrarroja para diferentes saturaciones parciales de oxígeno, en aplicación de la ecuación </w:t>
      </w:r>
      <w:r w:rsidRPr="008E7A99">
        <w:rPr>
          <w:color w:val="00B050"/>
          <w:sz w:val="20"/>
          <w:szCs w:val="20"/>
          <w:lang w:val="es-CO"/>
        </w:rPr>
        <w:t>1</w:t>
      </w:r>
      <w:r w:rsidRPr="008E7A99">
        <w:rPr>
          <w:color w:val="00B050"/>
          <w:sz w:val="20"/>
          <w:szCs w:val="20"/>
          <w:lang w:val="es-CO"/>
        </w:rPr>
        <w:t xml:space="preserve"> y </w:t>
      </w:r>
      <w:r w:rsidRPr="008E7A99">
        <w:rPr>
          <w:color w:val="00B050"/>
          <w:sz w:val="20"/>
          <w:szCs w:val="20"/>
          <w:lang w:val="es-CO"/>
        </w:rPr>
        <w:t>2.</w:t>
      </w:r>
    </w:p>
    <w:p w14:paraId="3334A195" w14:textId="761C5A9F" w:rsidR="00463AB4" w:rsidRPr="008E7A99" w:rsidRDefault="0036243E" w:rsidP="0036243E">
      <w:pPr>
        <w:tabs>
          <w:tab w:val="left" w:pos="4203"/>
        </w:tabs>
        <w:ind w:firstLine="360"/>
        <w:jc w:val="both"/>
        <w:rPr>
          <w:sz w:val="20"/>
          <w:szCs w:val="20"/>
          <w:lang w:val="es-CO"/>
        </w:rPr>
      </w:pPr>
      <w:r w:rsidRPr="008E7A99">
        <w:rPr>
          <w:sz w:val="20"/>
          <w:szCs w:val="20"/>
          <w:lang w:val="es-CO"/>
        </w:rPr>
        <w:t>El desempeño de esta aplicación de escritorio fue el adecuado en cuanto a la eliminación de ruido, procesamiento en tiempo real y resultados acordes con los signos vitales del usuario del dispositivo.</w:t>
      </w:r>
    </w:p>
    <w:p w14:paraId="38CD7F5F" w14:textId="77777777" w:rsidR="0036243E" w:rsidRPr="008E7A99" w:rsidRDefault="0036243E" w:rsidP="0036243E">
      <w:pPr>
        <w:tabs>
          <w:tab w:val="left" w:pos="4203"/>
        </w:tabs>
        <w:ind w:firstLine="360"/>
        <w:jc w:val="both"/>
        <w:rPr>
          <w:sz w:val="20"/>
          <w:szCs w:val="20"/>
          <w:lang w:val="es-CO"/>
        </w:rPr>
      </w:pPr>
    </w:p>
    <w:p w14:paraId="6098E67C" w14:textId="2A975AE9" w:rsidR="0036243E" w:rsidRPr="008E7A99" w:rsidRDefault="0036243E" w:rsidP="0036243E">
      <w:pPr>
        <w:tabs>
          <w:tab w:val="left" w:pos="4203"/>
        </w:tabs>
        <w:ind w:firstLine="360"/>
        <w:jc w:val="center"/>
        <w:rPr>
          <w:sz w:val="20"/>
          <w:szCs w:val="20"/>
          <w:lang w:val="es-CO"/>
        </w:rPr>
      </w:pPr>
      <w:r w:rsidRPr="008E7A99">
        <w:rPr>
          <w:noProof/>
          <w:sz w:val="20"/>
          <w:szCs w:val="20"/>
          <w:lang w:val="es-CO"/>
        </w:rPr>
        <w:drawing>
          <wp:inline distT="0" distB="0" distL="0" distR="0" wp14:anchorId="74D30A7C" wp14:editId="56E50255">
            <wp:extent cx="3690155" cy="2817657"/>
            <wp:effectExtent l="0" t="0" r="5715" b="190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0536" cy="2817948"/>
                    </a:xfrm>
                    <a:prstGeom prst="rect">
                      <a:avLst/>
                    </a:prstGeom>
                  </pic:spPr>
                </pic:pic>
              </a:graphicData>
            </a:graphic>
          </wp:inline>
        </w:drawing>
      </w:r>
    </w:p>
    <w:p w14:paraId="0B8762EE" w14:textId="1149D5C5" w:rsidR="0036243E" w:rsidRPr="008E7A99" w:rsidRDefault="0036243E" w:rsidP="0036243E">
      <w:pPr>
        <w:tabs>
          <w:tab w:val="left" w:pos="4203"/>
        </w:tabs>
        <w:ind w:firstLine="360"/>
        <w:jc w:val="center"/>
        <w:rPr>
          <w:b/>
          <w:sz w:val="20"/>
          <w:szCs w:val="20"/>
          <w:lang w:val="es-CO"/>
        </w:rPr>
      </w:pPr>
      <w:r w:rsidRPr="008E7A99">
        <w:rPr>
          <w:b/>
          <w:sz w:val="20"/>
          <w:szCs w:val="20"/>
          <w:lang w:val="es-CO"/>
        </w:rPr>
        <w:t xml:space="preserve">Fig. </w:t>
      </w:r>
      <w:r w:rsidRPr="008E7A99">
        <w:rPr>
          <w:b/>
          <w:sz w:val="20"/>
          <w:szCs w:val="20"/>
          <w:lang w:val="es-CO"/>
        </w:rPr>
        <w:t>4</w:t>
      </w:r>
      <w:r w:rsidRPr="008E7A99">
        <w:rPr>
          <w:b/>
          <w:sz w:val="20"/>
          <w:szCs w:val="20"/>
          <w:lang w:val="es-CO"/>
        </w:rPr>
        <w:t xml:space="preserve"> Prueba funcional con </w:t>
      </w:r>
      <w:r w:rsidRPr="008E7A99">
        <w:rPr>
          <w:b/>
          <w:sz w:val="20"/>
          <w:szCs w:val="20"/>
          <w:lang w:val="es-CO"/>
        </w:rPr>
        <w:t>aplicación</w:t>
      </w:r>
      <w:r w:rsidRPr="008E7A99">
        <w:rPr>
          <w:b/>
          <w:sz w:val="20"/>
          <w:szCs w:val="20"/>
          <w:lang w:val="es-CO"/>
        </w:rPr>
        <w:t xml:space="preserve"> de escritorio en Python</w:t>
      </w:r>
    </w:p>
    <w:p w14:paraId="73E7A949" w14:textId="77777777" w:rsidR="0036243E" w:rsidRPr="008E7A99" w:rsidRDefault="0036243E" w:rsidP="0036243E">
      <w:pPr>
        <w:tabs>
          <w:tab w:val="left" w:pos="4203"/>
        </w:tabs>
        <w:ind w:firstLine="360"/>
        <w:jc w:val="center"/>
        <w:rPr>
          <w:sz w:val="20"/>
          <w:szCs w:val="20"/>
          <w:lang w:val="es-CO"/>
        </w:rPr>
      </w:pPr>
    </w:p>
    <w:p w14:paraId="0527A9FF" w14:textId="53B9E207" w:rsidR="00463AB4" w:rsidRPr="008E7A99" w:rsidRDefault="0036243E" w:rsidP="00463AB4">
      <w:pPr>
        <w:tabs>
          <w:tab w:val="left" w:pos="4203"/>
        </w:tabs>
        <w:ind w:firstLine="360"/>
        <w:jc w:val="both"/>
        <w:rPr>
          <w:sz w:val="20"/>
          <w:szCs w:val="20"/>
          <w:lang w:val="es-CO"/>
        </w:rPr>
      </w:pPr>
      <w:r w:rsidRPr="008E7A99">
        <w:rPr>
          <w:sz w:val="20"/>
          <w:szCs w:val="20"/>
          <w:lang w:val="es-CO"/>
        </w:rPr>
        <w:t xml:space="preserve">Una vez realizada la migración del código en Python a código en C++, se realizaron las pruebas del sistema embebido final que se muestra en la figura </w:t>
      </w:r>
      <w:r w:rsidRPr="008E7A99">
        <w:rPr>
          <w:sz w:val="20"/>
          <w:szCs w:val="20"/>
          <w:lang w:val="es-CO"/>
        </w:rPr>
        <w:t>5</w:t>
      </w:r>
      <w:r w:rsidRPr="008E7A99">
        <w:rPr>
          <w:sz w:val="20"/>
          <w:szCs w:val="20"/>
          <w:lang w:val="es-CO"/>
        </w:rPr>
        <w:t xml:space="preserve">. Las pruebas funcionales fueron satisfactorias en términos de la ejecución en tiempo real por la implementación de las tareas en paralelo descritas en la figura </w:t>
      </w:r>
      <w:r w:rsidRPr="008E7A99">
        <w:rPr>
          <w:sz w:val="20"/>
          <w:szCs w:val="20"/>
          <w:lang w:val="es-CO"/>
        </w:rPr>
        <w:t>3</w:t>
      </w:r>
      <w:r w:rsidRPr="008E7A99">
        <w:rPr>
          <w:sz w:val="20"/>
          <w:szCs w:val="20"/>
          <w:lang w:val="es-CO"/>
        </w:rPr>
        <w:t>. Los resultados fueron los mismos obtenidos en la aplicación de escritorio, con pequeñas variaciones en los resultados que fueron eliminadas luego de realizar la importación de los coeficientes de los filtros con las suficientes cifras significativas (10).</w:t>
      </w:r>
    </w:p>
    <w:p w14:paraId="1D20F6CB" w14:textId="21EF41D1" w:rsidR="0036243E" w:rsidRPr="008E7A99" w:rsidRDefault="0036243E" w:rsidP="0036243E">
      <w:pPr>
        <w:tabs>
          <w:tab w:val="left" w:pos="4203"/>
        </w:tabs>
        <w:ind w:firstLine="360"/>
        <w:jc w:val="center"/>
        <w:rPr>
          <w:sz w:val="20"/>
          <w:szCs w:val="20"/>
          <w:lang w:val="es-CO"/>
        </w:rPr>
      </w:pPr>
      <w:r w:rsidRPr="008E7A99">
        <w:rPr>
          <w:noProof/>
          <w:sz w:val="20"/>
          <w:szCs w:val="20"/>
          <w:lang w:val="es-CO"/>
        </w:rPr>
        <w:lastRenderedPageBreak/>
        <w:drawing>
          <wp:inline distT="0" distB="0" distL="0" distR="0" wp14:anchorId="72BCB38F" wp14:editId="43FA0E91">
            <wp:extent cx="3324042" cy="2404523"/>
            <wp:effectExtent l="0" t="0" r="0" b="0"/>
            <wp:docPr id="7" name="Picture 7"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erson, in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7985" cy="2414609"/>
                    </a:xfrm>
                    <a:prstGeom prst="rect">
                      <a:avLst/>
                    </a:prstGeom>
                  </pic:spPr>
                </pic:pic>
              </a:graphicData>
            </a:graphic>
          </wp:inline>
        </w:drawing>
      </w:r>
    </w:p>
    <w:p w14:paraId="6107B1CD" w14:textId="51812A25" w:rsidR="0036243E" w:rsidRPr="008E7A99" w:rsidRDefault="0036243E" w:rsidP="0036243E">
      <w:pPr>
        <w:tabs>
          <w:tab w:val="left" w:pos="4203"/>
        </w:tabs>
        <w:ind w:firstLine="360"/>
        <w:jc w:val="center"/>
        <w:rPr>
          <w:b/>
          <w:sz w:val="20"/>
          <w:szCs w:val="20"/>
          <w:lang w:val="es-CO"/>
        </w:rPr>
      </w:pPr>
      <w:r w:rsidRPr="008E7A99">
        <w:rPr>
          <w:b/>
          <w:sz w:val="20"/>
          <w:szCs w:val="20"/>
          <w:lang w:val="es-CO"/>
        </w:rPr>
        <w:t xml:space="preserve">Fig. </w:t>
      </w:r>
      <w:r w:rsidRPr="008E7A99">
        <w:rPr>
          <w:b/>
          <w:sz w:val="20"/>
          <w:szCs w:val="20"/>
          <w:lang w:val="es-CO"/>
        </w:rPr>
        <w:t>5</w:t>
      </w:r>
      <w:r w:rsidRPr="008E7A99">
        <w:rPr>
          <w:b/>
          <w:sz w:val="20"/>
          <w:szCs w:val="20"/>
          <w:lang w:val="es-CO"/>
        </w:rPr>
        <w:t xml:space="preserve"> </w:t>
      </w:r>
      <w:r w:rsidR="00A06E75" w:rsidRPr="008E7A99">
        <w:rPr>
          <w:b/>
          <w:sz w:val="20"/>
          <w:szCs w:val="20"/>
          <w:lang w:val="es-CO"/>
        </w:rPr>
        <w:t>Implementación</w:t>
      </w:r>
      <w:r w:rsidRPr="008E7A99">
        <w:rPr>
          <w:b/>
          <w:sz w:val="20"/>
          <w:szCs w:val="20"/>
          <w:lang w:val="es-CO"/>
        </w:rPr>
        <w:t xml:space="preserve"> final</w:t>
      </w:r>
    </w:p>
    <w:p w14:paraId="633ABD15" w14:textId="77777777" w:rsidR="00A06E75" w:rsidRPr="008E7A99" w:rsidRDefault="00A06E75" w:rsidP="0036243E">
      <w:pPr>
        <w:tabs>
          <w:tab w:val="left" w:pos="4203"/>
        </w:tabs>
        <w:ind w:firstLine="360"/>
        <w:jc w:val="center"/>
        <w:rPr>
          <w:b/>
          <w:sz w:val="20"/>
          <w:szCs w:val="20"/>
          <w:lang w:val="es-CO"/>
        </w:rPr>
      </w:pPr>
    </w:p>
    <w:p w14:paraId="34A922BE" w14:textId="33BC7B04" w:rsidR="0036243E" w:rsidRPr="008E7A99" w:rsidRDefault="0036243E" w:rsidP="00463AB4">
      <w:pPr>
        <w:tabs>
          <w:tab w:val="left" w:pos="4203"/>
        </w:tabs>
        <w:ind w:firstLine="360"/>
        <w:jc w:val="both"/>
        <w:rPr>
          <w:sz w:val="20"/>
          <w:szCs w:val="20"/>
          <w:lang w:val="es-CO"/>
        </w:rPr>
      </w:pPr>
      <w:r w:rsidRPr="008E7A99">
        <w:rPr>
          <w:sz w:val="20"/>
          <w:szCs w:val="20"/>
          <w:lang w:val="es-CO"/>
        </w:rPr>
        <w:t xml:space="preserve">Con respecto a las mediciones para validar el funcionamiento del oxímetro en diferentes valores, si bien en el mercado existen dispositivos que comúnmente se conocen como simuladores, según </w:t>
      </w:r>
      <w:r w:rsidR="00A06E75" w:rsidRPr="008E7A99">
        <w:rPr>
          <w:sz w:val="20"/>
          <w:szCs w:val="20"/>
          <w:lang w:val="es-CO"/>
        </w:rPr>
        <w:t>[12]</w:t>
      </w:r>
      <w:r w:rsidRPr="008E7A99">
        <w:rPr>
          <w:sz w:val="20"/>
          <w:szCs w:val="20"/>
          <w:lang w:val="es-CO"/>
        </w:rPr>
        <w:t xml:space="preserve"> los dispositivos actuales solo pueden interpretarse como emuladores que imitan, con elementos optoelectrónicos, </w:t>
      </w:r>
      <w:proofErr w:type="gramStart"/>
      <w:r w:rsidRPr="008E7A99">
        <w:rPr>
          <w:sz w:val="20"/>
          <w:szCs w:val="20"/>
          <w:lang w:val="es-CO"/>
        </w:rPr>
        <w:t>las valores</w:t>
      </w:r>
      <w:proofErr w:type="gramEnd"/>
      <w:r w:rsidRPr="008E7A99">
        <w:rPr>
          <w:sz w:val="20"/>
          <w:szCs w:val="20"/>
          <w:lang w:val="es-CO"/>
        </w:rPr>
        <w:t xml:space="preserve"> de transmitancia para ciertas marcas comerciales. Y si bien se tiene la posibilidad de configurar una nueva marca o hacer variaciones sobre las existentes, se trata de dispositivos diseñados para probar sensores transmisivos </w:t>
      </w:r>
      <w:r w:rsidRPr="008E7A99">
        <w:rPr>
          <w:color w:val="00B050"/>
          <w:sz w:val="20"/>
          <w:szCs w:val="20"/>
          <w:lang w:val="es-CO"/>
        </w:rPr>
        <w:t xml:space="preserve">(como en los desarrollos planteados en </w:t>
      </w:r>
      <w:r w:rsidR="00A06E75" w:rsidRPr="008E7A99">
        <w:rPr>
          <w:color w:val="00B050"/>
          <w:sz w:val="20"/>
          <w:szCs w:val="20"/>
          <w:lang w:val="es-CO"/>
        </w:rPr>
        <w:t>[13]</w:t>
      </w:r>
      <w:r w:rsidRPr="008E7A99">
        <w:rPr>
          <w:color w:val="00B050"/>
          <w:sz w:val="20"/>
          <w:szCs w:val="20"/>
          <w:lang w:val="es-CO"/>
        </w:rPr>
        <w:t xml:space="preserve"> y </w:t>
      </w:r>
      <w:r w:rsidR="00A06E75" w:rsidRPr="008E7A99">
        <w:rPr>
          <w:color w:val="00B050"/>
          <w:sz w:val="20"/>
          <w:szCs w:val="20"/>
          <w:lang w:val="es-CO"/>
        </w:rPr>
        <w:t>[14]</w:t>
      </w:r>
      <w:r w:rsidRPr="008E7A99">
        <w:rPr>
          <w:color w:val="00B050"/>
          <w:sz w:val="20"/>
          <w:szCs w:val="20"/>
          <w:lang w:val="es-CO"/>
        </w:rPr>
        <w:t>)</w:t>
      </w:r>
      <w:r w:rsidRPr="008E7A99">
        <w:rPr>
          <w:sz w:val="20"/>
          <w:szCs w:val="20"/>
          <w:lang w:val="es-CO"/>
        </w:rPr>
        <w:t>, mas no reflectivos, como es el caso del sensor MAX30102.</w:t>
      </w:r>
    </w:p>
    <w:p w14:paraId="60C81374" w14:textId="7293DDE8" w:rsidR="00A06E75" w:rsidRPr="008E7A99" w:rsidRDefault="00A06E75" w:rsidP="00A06E75">
      <w:pPr>
        <w:tabs>
          <w:tab w:val="left" w:pos="4203"/>
        </w:tabs>
        <w:ind w:firstLine="360"/>
        <w:jc w:val="both"/>
        <w:rPr>
          <w:color w:val="00B050"/>
          <w:sz w:val="20"/>
          <w:szCs w:val="20"/>
          <w:lang w:val="es-CO"/>
        </w:rPr>
      </w:pPr>
      <w:r w:rsidRPr="008E7A99">
        <w:rPr>
          <w:sz w:val="20"/>
          <w:szCs w:val="20"/>
          <w:lang w:val="es-CO"/>
        </w:rPr>
        <w:t xml:space="preserve">Con el propósito de poner a prueba el sistema embebido en términos del estimativo de la saturación parcial de oxígeno, se realizó un comparativo con un oxímetro de pulso comercial de marca </w:t>
      </w:r>
      <w:proofErr w:type="spellStart"/>
      <w:r w:rsidRPr="008E7A99">
        <w:rPr>
          <w:sz w:val="20"/>
          <w:szCs w:val="20"/>
          <w:lang w:val="es-CO"/>
        </w:rPr>
        <w:t>AccuMed</w:t>
      </w:r>
      <w:proofErr w:type="spellEnd"/>
      <w:r w:rsidRPr="008E7A99">
        <w:rPr>
          <w:sz w:val="20"/>
          <w:szCs w:val="20"/>
          <w:lang w:val="es-CO"/>
        </w:rPr>
        <w:t xml:space="preserve"> modelo Cms-50d1</w:t>
      </w:r>
      <w:r w:rsidRPr="008E7A99">
        <w:rPr>
          <w:color w:val="00B050"/>
          <w:sz w:val="20"/>
          <w:szCs w:val="20"/>
          <w:lang w:val="es-CO"/>
        </w:rPr>
        <w:t xml:space="preserve">; los resultados, que incluyeron la participación de 3 personas adultas y quienes usaron de manera </w:t>
      </w:r>
      <w:proofErr w:type="spellStart"/>
      <w:r w:rsidRPr="008E7A99">
        <w:rPr>
          <w:color w:val="00B050"/>
          <w:sz w:val="20"/>
          <w:szCs w:val="20"/>
          <w:lang w:val="es-CO"/>
        </w:rPr>
        <w:t>simultanea</w:t>
      </w:r>
      <w:proofErr w:type="spellEnd"/>
      <w:r w:rsidRPr="008E7A99">
        <w:rPr>
          <w:color w:val="00B050"/>
          <w:sz w:val="20"/>
          <w:szCs w:val="20"/>
          <w:lang w:val="es-CO"/>
        </w:rPr>
        <w:t xml:space="preserve"> los sensores en sus dedos índices en condiciones tanto normales, como de hipo e hiperventilaci</w:t>
      </w:r>
      <w:r w:rsidRPr="008E7A99">
        <w:rPr>
          <w:color w:val="00B050"/>
          <w:sz w:val="20"/>
          <w:szCs w:val="20"/>
          <w:lang w:val="es-CO"/>
        </w:rPr>
        <w:t>ó</w:t>
      </w:r>
      <w:r w:rsidRPr="008E7A99">
        <w:rPr>
          <w:color w:val="00B050"/>
          <w:sz w:val="20"/>
          <w:szCs w:val="20"/>
          <w:lang w:val="es-CO"/>
        </w:rPr>
        <w:t>n, demostraron una correlación entre las dos variables de r=0.87 para saturaciones entre 88%</w:t>
      </w:r>
      <w:r w:rsidRPr="008E7A99">
        <w:rPr>
          <w:color w:val="00B050"/>
          <w:sz w:val="20"/>
          <w:szCs w:val="20"/>
          <w:lang w:val="es-CO"/>
        </w:rPr>
        <w:t xml:space="preserve"> </w:t>
      </w:r>
      <w:r w:rsidRPr="008E7A99">
        <w:rPr>
          <w:color w:val="00B050"/>
          <w:sz w:val="20"/>
          <w:szCs w:val="20"/>
          <w:lang w:val="es-CO"/>
        </w:rPr>
        <w:t>y 97%,</w:t>
      </w:r>
      <w:r w:rsidRPr="008E7A99">
        <w:rPr>
          <w:color w:val="00B050"/>
          <w:sz w:val="20"/>
          <w:szCs w:val="20"/>
          <w:lang w:val="es-CO"/>
        </w:rPr>
        <w:t xml:space="preserve"> </w:t>
      </w:r>
      <w:r w:rsidRPr="008E7A99">
        <w:rPr>
          <w:color w:val="00B050"/>
          <w:sz w:val="20"/>
          <w:szCs w:val="20"/>
          <w:lang w:val="es-CO"/>
        </w:rPr>
        <w:t>en cada persona se tomaron 12 datos en este rango, para un total de 36 parejas de datos.</w:t>
      </w:r>
      <w:r w:rsidRPr="008E7A99">
        <w:rPr>
          <w:color w:val="00B050"/>
          <w:sz w:val="20"/>
          <w:szCs w:val="20"/>
          <w:lang w:val="es-CO"/>
        </w:rPr>
        <w:t xml:space="preserve"> </w:t>
      </w:r>
      <w:r w:rsidRPr="008E7A99">
        <w:rPr>
          <w:sz w:val="20"/>
          <w:szCs w:val="20"/>
          <w:lang w:val="es-CO"/>
        </w:rPr>
        <w:t xml:space="preserve">En la medida que se observa una relación lineal entre las mediciones de los dos dispositivos, se espera un comportamiento similar en saturaciones más bajas, lo cual puede ser validado con la inhalación controlada de una mezcla pobre en oxígeno como se plantea en </w:t>
      </w:r>
      <w:r w:rsidRPr="008E7A99">
        <w:rPr>
          <w:sz w:val="20"/>
          <w:szCs w:val="20"/>
          <w:lang w:val="es-CO"/>
        </w:rPr>
        <w:t>[15]</w:t>
      </w:r>
      <w:r w:rsidRPr="008E7A99">
        <w:rPr>
          <w:sz w:val="20"/>
          <w:szCs w:val="20"/>
          <w:lang w:val="es-CO"/>
        </w:rPr>
        <w:t xml:space="preserve">. </w:t>
      </w:r>
      <w:r w:rsidRPr="008E7A99">
        <w:rPr>
          <w:color w:val="00B050"/>
          <w:sz w:val="20"/>
          <w:szCs w:val="20"/>
          <w:lang w:val="es-CO"/>
        </w:rPr>
        <w:t xml:space="preserve">Por otra parte, en </w:t>
      </w:r>
      <w:r w:rsidRPr="008E7A99">
        <w:rPr>
          <w:color w:val="00B050"/>
          <w:sz w:val="20"/>
          <w:szCs w:val="20"/>
          <w:lang w:val="es-CO"/>
        </w:rPr>
        <w:t>[16]</w:t>
      </w:r>
      <w:r w:rsidRPr="008E7A99">
        <w:rPr>
          <w:color w:val="00B050"/>
          <w:sz w:val="20"/>
          <w:szCs w:val="20"/>
          <w:lang w:val="es-CO"/>
        </w:rPr>
        <w:t xml:space="preserve"> se plantea, que la futura inclusión de otras longitudes de onda, aparte de asociada a la luz roja e infrarroja, puede ser </w:t>
      </w:r>
      <w:proofErr w:type="gramStart"/>
      <w:r w:rsidRPr="008E7A99">
        <w:rPr>
          <w:color w:val="00B050"/>
          <w:sz w:val="20"/>
          <w:szCs w:val="20"/>
          <w:lang w:val="es-CO"/>
        </w:rPr>
        <w:t>una factor importante</w:t>
      </w:r>
      <w:proofErr w:type="gramEnd"/>
      <w:r w:rsidRPr="008E7A99">
        <w:rPr>
          <w:color w:val="00B050"/>
          <w:sz w:val="20"/>
          <w:szCs w:val="20"/>
          <w:lang w:val="es-CO"/>
        </w:rPr>
        <w:t xml:space="preserve"> en la estimación exacta de la saturación parcial de oxígeno.</w:t>
      </w:r>
    </w:p>
    <w:p w14:paraId="40068592" w14:textId="791903C6" w:rsidR="0036243E" w:rsidRPr="008E7A99" w:rsidRDefault="00A06E75" w:rsidP="00463AB4">
      <w:pPr>
        <w:tabs>
          <w:tab w:val="left" w:pos="4203"/>
        </w:tabs>
        <w:ind w:firstLine="360"/>
        <w:jc w:val="both"/>
        <w:rPr>
          <w:color w:val="00B050"/>
          <w:sz w:val="20"/>
          <w:szCs w:val="20"/>
          <w:lang w:val="es-CO"/>
        </w:rPr>
      </w:pPr>
      <w:r w:rsidRPr="008E7A99">
        <w:rPr>
          <w:sz w:val="20"/>
          <w:szCs w:val="20"/>
          <w:lang w:val="es-CO"/>
        </w:rPr>
        <w:t xml:space="preserve">Finalmente, en la figura </w:t>
      </w:r>
      <w:r w:rsidRPr="008E7A99">
        <w:rPr>
          <w:sz w:val="20"/>
          <w:szCs w:val="20"/>
          <w:lang w:val="es-CO"/>
        </w:rPr>
        <w:t>6</w:t>
      </w:r>
      <w:r w:rsidRPr="008E7A99">
        <w:rPr>
          <w:sz w:val="20"/>
          <w:szCs w:val="20"/>
          <w:lang w:val="es-CO"/>
        </w:rPr>
        <w:t xml:space="preserve"> se presenta la captura de pantalla del funcionamiento, en un explorador web, de la aplicación creada para el </w:t>
      </w:r>
      <w:proofErr w:type="spellStart"/>
      <w:r w:rsidRPr="008E7A99">
        <w:rPr>
          <w:sz w:val="20"/>
          <w:szCs w:val="20"/>
          <w:lang w:val="es-CO"/>
        </w:rPr>
        <w:t>telemonitoreo</w:t>
      </w:r>
      <w:proofErr w:type="spellEnd"/>
      <w:r w:rsidRPr="008E7A99">
        <w:rPr>
          <w:sz w:val="20"/>
          <w:szCs w:val="20"/>
          <w:lang w:val="es-CO"/>
        </w:rPr>
        <w:t>. Se observó el despliegue en tiempo real tanto de la señal como de los valores de S</w:t>
      </w:r>
      <w:r w:rsidRPr="008E7A99">
        <w:rPr>
          <w:sz w:val="20"/>
          <w:szCs w:val="20"/>
          <w:lang w:val="es-CO"/>
        </w:rPr>
        <w:t>p</w:t>
      </w:r>
      <w:r w:rsidRPr="008E7A99">
        <w:rPr>
          <w:sz w:val="20"/>
          <w:szCs w:val="20"/>
          <w:lang w:val="es-CO"/>
        </w:rPr>
        <w:t xml:space="preserve">O2 y frecuencia cardíaca, lo que implica la posibilidad de monitorizar otros signos vitales e incluir herramientas computacionales adicionales en la misma plataforma. </w:t>
      </w:r>
      <w:r w:rsidRPr="008E7A99">
        <w:rPr>
          <w:color w:val="00B050"/>
          <w:sz w:val="20"/>
          <w:szCs w:val="20"/>
          <w:lang w:val="es-CO"/>
        </w:rPr>
        <w:t>Se requiere, en posteriores investigaciones, la aplicaci</w:t>
      </w:r>
      <w:r w:rsidRPr="008E7A99">
        <w:rPr>
          <w:color w:val="00B050"/>
          <w:sz w:val="20"/>
          <w:szCs w:val="20"/>
          <w:lang w:val="es-CO"/>
        </w:rPr>
        <w:t>ó</w:t>
      </w:r>
      <w:r w:rsidRPr="008E7A99">
        <w:rPr>
          <w:color w:val="00B050"/>
          <w:sz w:val="20"/>
          <w:szCs w:val="20"/>
          <w:lang w:val="es-CO"/>
        </w:rPr>
        <w:t xml:space="preserve">n del </w:t>
      </w:r>
      <w:proofErr w:type="spellStart"/>
      <w:r w:rsidRPr="008E7A99">
        <w:rPr>
          <w:color w:val="00B050"/>
          <w:sz w:val="20"/>
          <w:szCs w:val="20"/>
          <w:lang w:val="es-CO"/>
        </w:rPr>
        <w:t>estandar</w:t>
      </w:r>
      <w:proofErr w:type="spellEnd"/>
      <w:r w:rsidRPr="008E7A99">
        <w:rPr>
          <w:color w:val="00B050"/>
          <w:sz w:val="20"/>
          <w:szCs w:val="20"/>
          <w:lang w:val="es-CO"/>
        </w:rPr>
        <w:t xml:space="preserve"> ISO/IEEE 11073 para garantizar la interoperabilidad de dispositivo y maximizar la seguridad en el intercambio de información con el servidor, como se plantea en </w:t>
      </w:r>
      <w:r w:rsidRPr="008E7A99">
        <w:rPr>
          <w:color w:val="00B050"/>
          <w:sz w:val="20"/>
          <w:szCs w:val="20"/>
          <w:lang w:val="es-CO"/>
        </w:rPr>
        <w:t>[17]</w:t>
      </w:r>
      <w:r w:rsidRPr="008E7A99">
        <w:rPr>
          <w:color w:val="00B050"/>
          <w:sz w:val="20"/>
          <w:szCs w:val="20"/>
          <w:lang w:val="es-CO"/>
        </w:rPr>
        <w:t>.</w:t>
      </w:r>
    </w:p>
    <w:p w14:paraId="4FB2BA84" w14:textId="77777777" w:rsidR="008E7A99" w:rsidRPr="008E7A99" w:rsidRDefault="008E7A99" w:rsidP="00463AB4">
      <w:pPr>
        <w:tabs>
          <w:tab w:val="left" w:pos="4203"/>
        </w:tabs>
        <w:ind w:firstLine="360"/>
        <w:jc w:val="both"/>
        <w:rPr>
          <w:color w:val="00B050"/>
          <w:sz w:val="20"/>
          <w:szCs w:val="20"/>
          <w:lang w:val="es-CO"/>
        </w:rPr>
      </w:pPr>
    </w:p>
    <w:p w14:paraId="08D45ECA" w14:textId="77777777" w:rsidR="008E7A99" w:rsidRPr="008E7A99" w:rsidRDefault="008E7A99" w:rsidP="00463AB4">
      <w:pPr>
        <w:tabs>
          <w:tab w:val="left" w:pos="4203"/>
        </w:tabs>
        <w:ind w:firstLine="360"/>
        <w:jc w:val="both"/>
        <w:rPr>
          <w:color w:val="00B050"/>
          <w:sz w:val="20"/>
          <w:szCs w:val="20"/>
          <w:lang w:val="es-CO"/>
        </w:rPr>
      </w:pPr>
    </w:p>
    <w:p w14:paraId="43357326" w14:textId="1919EB04" w:rsidR="00A06E75" w:rsidRPr="008E7A99" w:rsidRDefault="00A06E75" w:rsidP="00A06E75">
      <w:pPr>
        <w:tabs>
          <w:tab w:val="left" w:pos="4203"/>
        </w:tabs>
        <w:ind w:firstLine="360"/>
        <w:jc w:val="center"/>
        <w:rPr>
          <w:sz w:val="20"/>
          <w:szCs w:val="20"/>
          <w:lang w:val="es-CO"/>
        </w:rPr>
      </w:pPr>
      <w:r w:rsidRPr="008E7A99">
        <w:rPr>
          <w:noProof/>
          <w:sz w:val="20"/>
          <w:szCs w:val="20"/>
          <w:lang w:val="es-CO"/>
        </w:rPr>
        <w:lastRenderedPageBreak/>
        <w:drawing>
          <wp:inline distT="0" distB="0" distL="0" distR="0" wp14:anchorId="2C20A584" wp14:editId="612B64CD">
            <wp:extent cx="3338607" cy="268922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48" cy="2707462"/>
                    </a:xfrm>
                    <a:prstGeom prst="rect">
                      <a:avLst/>
                    </a:prstGeom>
                  </pic:spPr>
                </pic:pic>
              </a:graphicData>
            </a:graphic>
          </wp:inline>
        </w:drawing>
      </w:r>
    </w:p>
    <w:p w14:paraId="1259A8DC" w14:textId="424ED588" w:rsidR="00A06E75" w:rsidRPr="008E7A99" w:rsidRDefault="00A06E75" w:rsidP="00A06E75">
      <w:pPr>
        <w:tabs>
          <w:tab w:val="left" w:pos="4203"/>
        </w:tabs>
        <w:ind w:firstLine="360"/>
        <w:jc w:val="center"/>
        <w:rPr>
          <w:b/>
          <w:sz w:val="20"/>
          <w:szCs w:val="20"/>
          <w:lang w:val="es-CO"/>
        </w:rPr>
      </w:pPr>
      <w:r w:rsidRPr="00136CD8">
        <w:rPr>
          <w:b/>
          <w:color w:val="00B050"/>
          <w:sz w:val="20"/>
          <w:szCs w:val="20"/>
          <w:lang w:val="es-CO"/>
        </w:rPr>
        <w:t xml:space="preserve">Fig. </w:t>
      </w:r>
      <w:r w:rsidRPr="00136CD8">
        <w:rPr>
          <w:b/>
          <w:color w:val="00B050"/>
          <w:sz w:val="20"/>
          <w:szCs w:val="20"/>
          <w:lang w:val="es-CO"/>
        </w:rPr>
        <w:t>6</w:t>
      </w:r>
      <w:r w:rsidRPr="00136CD8">
        <w:rPr>
          <w:b/>
          <w:color w:val="00B050"/>
          <w:sz w:val="20"/>
          <w:szCs w:val="20"/>
          <w:lang w:val="es-CO"/>
        </w:rPr>
        <w:t xml:space="preserve"> </w:t>
      </w:r>
      <w:r w:rsidRPr="00136CD8">
        <w:rPr>
          <w:b/>
          <w:sz w:val="20"/>
          <w:szCs w:val="20"/>
          <w:lang w:val="es-CO"/>
        </w:rPr>
        <w:t xml:space="preserve">Prueba funcional de aplicación Web, la señal corresponde a la </w:t>
      </w:r>
      <w:proofErr w:type="spellStart"/>
      <w:r w:rsidRPr="00136CD8">
        <w:rPr>
          <w:b/>
          <w:sz w:val="20"/>
          <w:szCs w:val="20"/>
          <w:lang w:val="es-CO"/>
        </w:rPr>
        <w:t>pletismograf</w:t>
      </w:r>
      <w:r w:rsidRPr="00136CD8">
        <w:rPr>
          <w:b/>
          <w:sz w:val="20"/>
          <w:szCs w:val="20"/>
          <w:lang w:val="es-CO"/>
        </w:rPr>
        <w:t>í</w:t>
      </w:r>
      <w:r w:rsidRPr="00136CD8">
        <w:rPr>
          <w:b/>
          <w:sz w:val="20"/>
          <w:szCs w:val="20"/>
          <w:lang w:val="es-CO"/>
        </w:rPr>
        <w:t>a</w:t>
      </w:r>
      <w:proofErr w:type="spellEnd"/>
      <w:r w:rsidRPr="00136CD8">
        <w:rPr>
          <w:b/>
          <w:sz w:val="20"/>
          <w:szCs w:val="20"/>
          <w:lang w:val="es-CO"/>
        </w:rPr>
        <w:t xml:space="preserve"> en infrarrojo; los recuadros en azul y rojo presentan el valor de S</w:t>
      </w:r>
      <w:r w:rsidRPr="00136CD8">
        <w:rPr>
          <w:b/>
          <w:sz w:val="20"/>
          <w:szCs w:val="20"/>
          <w:lang w:val="es-CO"/>
        </w:rPr>
        <w:t>p</w:t>
      </w:r>
      <w:r w:rsidRPr="00136CD8">
        <w:rPr>
          <w:b/>
          <w:sz w:val="20"/>
          <w:szCs w:val="20"/>
          <w:lang w:val="es-CO"/>
        </w:rPr>
        <w:t>O2 y la frecuencia cardíaca, respectivamente</w:t>
      </w:r>
      <w:r w:rsidRPr="00136CD8">
        <w:rPr>
          <w:b/>
          <w:sz w:val="20"/>
          <w:szCs w:val="20"/>
          <w:lang w:val="es-CO"/>
        </w:rPr>
        <w:t>.</w:t>
      </w:r>
    </w:p>
    <w:p w14:paraId="65628876" w14:textId="77777777" w:rsidR="00A06E75" w:rsidRPr="008E7A99" w:rsidRDefault="00A06E75" w:rsidP="00A06E75">
      <w:pPr>
        <w:tabs>
          <w:tab w:val="left" w:pos="4203"/>
        </w:tabs>
        <w:ind w:firstLine="360"/>
        <w:jc w:val="center"/>
        <w:rPr>
          <w:sz w:val="20"/>
          <w:szCs w:val="20"/>
          <w:lang w:val="es-CO"/>
        </w:rPr>
      </w:pPr>
    </w:p>
    <w:p w14:paraId="5DB15F72" w14:textId="77974C69" w:rsidR="00463AB4" w:rsidRPr="008E7A99" w:rsidRDefault="00D63A1F" w:rsidP="00136CD8">
      <w:pPr>
        <w:numPr>
          <w:ilvl w:val="0"/>
          <w:numId w:val="6"/>
        </w:numPr>
        <w:tabs>
          <w:tab w:val="clear" w:pos="720"/>
          <w:tab w:val="num" w:pos="426"/>
          <w:tab w:val="left" w:pos="4203"/>
        </w:tabs>
        <w:spacing w:after="80"/>
        <w:ind w:left="426"/>
        <w:jc w:val="both"/>
        <w:rPr>
          <w:b/>
          <w:lang w:val="es-CO"/>
        </w:rPr>
      </w:pPr>
      <w:r w:rsidRPr="008E7A99">
        <w:rPr>
          <w:b/>
          <w:lang w:val="es-CO"/>
        </w:rPr>
        <w:t>Conclusiones</w:t>
      </w:r>
    </w:p>
    <w:p w14:paraId="098B46BB" w14:textId="77777777" w:rsidR="00D63A1F" w:rsidRPr="008E7A99" w:rsidRDefault="00D63A1F" w:rsidP="00D63A1F">
      <w:pPr>
        <w:tabs>
          <w:tab w:val="left" w:pos="4203"/>
        </w:tabs>
        <w:ind w:firstLine="360"/>
        <w:jc w:val="both"/>
        <w:rPr>
          <w:sz w:val="20"/>
          <w:szCs w:val="20"/>
          <w:lang w:val="es-CO"/>
        </w:rPr>
      </w:pPr>
      <w:r w:rsidRPr="008E7A99">
        <w:rPr>
          <w:sz w:val="20"/>
          <w:szCs w:val="20"/>
          <w:lang w:val="es-CO"/>
        </w:rPr>
        <w:t xml:space="preserve">La implementación de un sistema de </w:t>
      </w:r>
      <w:proofErr w:type="spellStart"/>
      <w:r w:rsidRPr="008E7A99">
        <w:rPr>
          <w:sz w:val="20"/>
          <w:szCs w:val="20"/>
          <w:lang w:val="es-CO"/>
        </w:rPr>
        <w:t>telemonitoreo</w:t>
      </w:r>
      <w:proofErr w:type="spellEnd"/>
      <w:r w:rsidRPr="008E7A99">
        <w:rPr>
          <w:sz w:val="20"/>
          <w:szCs w:val="20"/>
          <w:lang w:val="es-CO"/>
        </w:rPr>
        <w:t xml:space="preserve"> de oximetría de pulso requiere el uso de algoritmos de procesamiento digital de señales y de envío permanente de la información procesada, lo que con microcontroladores actuales debe abordarse con la ejecución en paralelo de diferentes tareas en garantía del procesamiento y envío en tiempo real de la información.</w:t>
      </w:r>
    </w:p>
    <w:p w14:paraId="2CAB821E" w14:textId="47AA5AED" w:rsidR="00D63A1F" w:rsidRPr="008E7A99" w:rsidRDefault="00D63A1F" w:rsidP="00D63A1F">
      <w:pPr>
        <w:tabs>
          <w:tab w:val="left" w:pos="4203"/>
        </w:tabs>
        <w:ind w:firstLine="360"/>
        <w:jc w:val="both"/>
        <w:rPr>
          <w:sz w:val="20"/>
          <w:szCs w:val="20"/>
          <w:lang w:val="es-CO"/>
        </w:rPr>
      </w:pPr>
      <w:r w:rsidRPr="008E7A99">
        <w:rPr>
          <w:sz w:val="20"/>
          <w:szCs w:val="20"/>
          <w:lang w:val="es-CO"/>
        </w:rPr>
        <w:t xml:space="preserve">Uno de los principales retos en el desarrollo de oxímetros de pulso se relaciona con el filtrado de las señales de </w:t>
      </w:r>
      <w:proofErr w:type="spellStart"/>
      <w:r w:rsidRPr="008E7A99">
        <w:rPr>
          <w:sz w:val="20"/>
          <w:szCs w:val="20"/>
          <w:lang w:val="es-CO"/>
        </w:rPr>
        <w:t>pletismograf</w:t>
      </w:r>
      <w:r w:rsidRPr="008E7A99">
        <w:rPr>
          <w:sz w:val="20"/>
          <w:szCs w:val="20"/>
          <w:lang w:val="es-CO"/>
        </w:rPr>
        <w:t>í</w:t>
      </w:r>
      <w:r w:rsidRPr="008E7A99">
        <w:rPr>
          <w:sz w:val="20"/>
          <w:szCs w:val="20"/>
          <w:lang w:val="es-CO"/>
        </w:rPr>
        <w:t>a</w:t>
      </w:r>
      <w:proofErr w:type="spellEnd"/>
      <w:r w:rsidRPr="008E7A99">
        <w:rPr>
          <w:sz w:val="20"/>
          <w:szCs w:val="20"/>
          <w:lang w:val="es-CO"/>
        </w:rPr>
        <w:t xml:space="preserve">; en la medida que de esto depende que el cálculo del valor R se relacione adecuadamente con la oximetría del usuario del dispositivo y en rechazo de artefactos propios del uso de los elementos optoelectrónicos involucrados. Es por ello </w:t>
      </w:r>
      <w:proofErr w:type="gramStart"/>
      <w:r w:rsidRPr="008E7A99">
        <w:rPr>
          <w:sz w:val="20"/>
          <w:szCs w:val="20"/>
          <w:lang w:val="es-CO"/>
        </w:rPr>
        <w:t>que</w:t>
      </w:r>
      <w:proofErr w:type="gramEnd"/>
      <w:r w:rsidRPr="008E7A99">
        <w:rPr>
          <w:sz w:val="20"/>
          <w:szCs w:val="20"/>
          <w:lang w:val="es-CO"/>
        </w:rPr>
        <w:t xml:space="preserve"> resulta conveniente utilizar de manera previa un computador personal como sistema de procesamiento de señales en tiempo real, para así realizar el diseño de filtros y de funciones del cálculo del valor R, y seguidamente realizar la migración de código al sistema embebido. Esto posibilita incluso explorar herramientas más robustas, como las de inteligencia artificial, para mejorar el desempeño de los algoritmos \cite{E_spo2_wrist_machine_learning}.</w:t>
      </w:r>
    </w:p>
    <w:p w14:paraId="5E899A2B" w14:textId="592AB734" w:rsidR="00463AB4" w:rsidRPr="008E7A99" w:rsidRDefault="00D63A1F" w:rsidP="00D63A1F">
      <w:pPr>
        <w:tabs>
          <w:tab w:val="left" w:pos="4203"/>
        </w:tabs>
        <w:ind w:firstLine="360"/>
        <w:jc w:val="both"/>
        <w:rPr>
          <w:sz w:val="20"/>
          <w:szCs w:val="20"/>
          <w:lang w:val="es-CO"/>
        </w:rPr>
      </w:pPr>
      <w:r w:rsidRPr="008E7A99">
        <w:rPr>
          <w:sz w:val="20"/>
          <w:szCs w:val="20"/>
          <w:lang w:val="es-CO"/>
        </w:rPr>
        <w:t xml:space="preserve">El cálculo de la densidad espectral de potencia de las señales de </w:t>
      </w:r>
      <w:proofErr w:type="spellStart"/>
      <w:r w:rsidRPr="008E7A99">
        <w:rPr>
          <w:sz w:val="20"/>
          <w:szCs w:val="20"/>
          <w:lang w:val="es-CO"/>
        </w:rPr>
        <w:t>pletismograf</w:t>
      </w:r>
      <w:r w:rsidRPr="008E7A99">
        <w:rPr>
          <w:sz w:val="20"/>
          <w:szCs w:val="20"/>
          <w:lang w:val="es-CO"/>
        </w:rPr>
        <w:t>í</w:t>
      </w:r>
      <w:r w:rsidRPr="008E7A99">
        <w:rPr>
          <w:sz w:val="20"/>
          <w:szCs w:val="20"/>
          <w:lang w:val="es-CO"/>
        </w:rPr>
        <w:t>a</w:t>
      </w:r>
      <w:proofErr w:type="spellEnd"/>
      <w:r w:rsidRPr="008E7A99">
        <w:rPr>
          <w:sz w:val="20"/>
          <w:szCs w:val="20"/>
          <w:lang w:val="es-CO"/>
        </w:rPr>
        <w:t xml:space="preserve"> permite una adecuada estimación de las variables involucradas en el cálculo del valor R y la consecuente determinación correcta de la saturación parcial de oxígeno. El desempeño de estas funciones, en conjunto con los algoritmos implementados en el servidor web, dan cuenta de la posibilidad de integrar más signos vitales y usuarios de dispositivos para el </w:t>
      </w:r>
      <w:proofErr w:type="spellStart"/>
      <w:r w:rsidRPr="008E7A99">
        <w:rPr>
          <w:sz w:val="20"/>
          <w:szCs w:val="20"/>
          <w:lang w:val="es-CO"/>
        </w:rPr>
        <w:t>telemonitoreo</w:t>
      </w:r>
      <w:proofErr w:type="spellEnd"/>
      <w:r w:rsidRPr="008E7A99">
        <w:rPr>
          <w:sz w:val="20"/>
          <w:szCs w:val="20"/>
          <w:lang w:val="es-CO"/>
        </w:rPr>
        <w:t xml:space="preserve"> con miras al desarrollo de plataformas de telemedicina.</w:t>
      </w:r>
    </w:p>
    <w:p w14:paraId="229AEB5C" w14:textId="77777777" w:rsidR="00D63A1F" w:rsidRPr="008E7A99" w:rsidRDefault="00D63A1F" w:rsidP="00D63A1F">
      <w:pPr>
        <w:tabs>
          <w:tab w:val="left" w:pos="4203"/>
        </w:tabs>
        <w:ind w:firstLine="360"/>
        <w:jc w:val="both"/>
        <w:rPr>
          <w:sz w:val="20"/>
          <w:szCs w:val="20"/>
          <w:lang w:val="es-CO"/>
        </w:rPr>
      </w:pPr>
    </w:p>
    <w:p w14:paraId="4BB65671" w14:textId="7BC84173" w:rsidR="00103E9F" w:rsidRDefault="00103E9F" w:rsidP="00831CA9">
      <w:pPr>
        <w:spacing w:before="360" w:after="120"/>
        <w:rPr>
          <w:b/>
          <w:bCs/>
          <w:lang w:val="es-CO"/>
        </w:rPr>
      </w:pPr>
      <w:r w:rsidRPr="008E7A99">
        <w:rPr>
          <w:b/>
          <w:bCs/>
          <w:lang w:val="es-CO"/>
        </w:rPr>
        <w:t>Referenc</w:t>
      </w:r>
      <w:r w:rsidR="00136CD8">
        <w:rPr>
          <w:b/>
          <w:bCs/>
          <w:lang w:val="es-CO"/>
        </w:rPr>
        <w:t>ia</w:t>
      </w:r>
      <w:r w:rsidRPr="008E7A99">
        <w:rPr>
          <w:b/>
          <w:bCs/>
          <w:lang w:val="es-CO"/>
        </w:rPr>
        <w:t>s</w:t>
      </w:r>
    </w:p>
    <w:p w14:paraId="5D7BB9B8" w14:textId="28425F04" w:rsidR="008E7A99" w:rsidRPr="008E7A99" w:rsidRDefault="008E7A99" w:rsidP="006E4B96">
      <w:pPr>
        <w:numPr>
          <w:ilvl w:val="0"/>
          <w:numId w:val="2"/>
        </w:numPr>
        <w:jc w:val="both"/>
        <w:rPr>
          <w:sz w:val="20"/>
          <w:szCs w:val="20"/>
          <w:lang w:val="es-CO"/>
        </w:rPr>
      </w:pPr>
      <w:r w:rsidRPr="008E7A99">
        <w:rPr>
          <w:sz w:val="20"/>
          <w:szCs w:val="20"/>
          <w:lang w:val="es-CO"/>
        </w:rPr>
        <w:t xml:space="preserve">[1] O. M. de la Salud, Informe Sobre la </w:t>
      </w:r>
      <w:proofErr w:type="spellStart"/>
      <w:r w:rsidRPr="008E7A99">
        <w:rPr>
          <w:sz w:val="20"/>
          <w:szCs w:val="20"/>
          <w:lang w:val="es-CO"/>
        </w:rPr>
        <w:t>Situaci´on</w:t>
      </w:r>
      <w:proofErr w:type="spellEnd"/>
      <w:r w:rsidRPr="008E7A99">
        <w:rPr>
          <w:sz w:val="20"/>
          <w:szCs w:val="20"/>
          <w:lang w:val="es-CO"/>
        </w:rPr>
        <w:t xml:space="preserve"> </w:t>
      </w:r>
      <w:proofErr w:type="spellStart"/>
      <w:r w:rsidRPr="008E7A99">
        <w:rPr>
          <w:sz w:val="20"/>
          <w:szCs w:val="20"/>
          <w:lang w:val="es-CO"/>
        </w:rPr>
        <w:t>Munidal</w:t>
      </w:r>
      <w:proofErr w:type="spellEnd"/>
      <w:r>
        <w:rPr>
          <w:sz w:val="20"/>
          <w:szCs w:val="20"/>
          <w:lang w:val="es-CO"/>
        </w:rPr>
        <w:t xml:space="preserve"> </w:t>
      </w:r>
      <w:r w:rsidRPr="008E7A99">
        <w:rPr>
          <w:sz w:val="20"/>
          <w:szCs w:val="20"/>
          <w:lang w:val="es-CO"/>
        </w:rPr>
        <w:t>de las Enfermedades no Transmisibles. Organizaci</w:t>
      </w:r>
      <w:r>
        <w:rPr>
          <w:sz w:val="20"/>
          <w:szCs w:val="20"/>
          <w:lang w:val="es-CO"/>
        </w:rPr>
        <w:t>ó</w:t>
      </w:r>
      <w:r w:rsidRPr="008E7A99">
        <w:rPr>
          <w:sz w:val="20"/>
          <w:szCs w:val="20"/>
          <w:lang w:val="es-CO"/>
        </w:rPr>
        <w:t>n</w:t>
      </w:r>
    </w:p>
    <w:p w14:paraId="6E90B4B6" w14:textId="77777777" w:rsidR="008E7A99" w:rsidRPr="008E7A99" w:rsidRDefault="008E7A99" w:rsidP="008E7A99">
      <w:pPr>
        <w:ind w:left="432"/>
        <w:jc w:val="both"/>
        <w:rPr>
          <w:sz w:val="20"/>
          <w:szCs w:val="20"/>
          <w:lang w:val="es-CO"/>
        </w:rPr>
      </w:pPr>
      <w:r w:rsidRPr="008E7A99">
        <w:rPr>
          <w:sz w:val="20"/>
          <w:szCs w:val="20"/>
          <w:lang w:val="es-CO"/>
        </w:rPr>
        <w:t>Mundial de la Salud, 2014.</w:t>
      </w:r>
    </w:p>
    <w:p w14:paraId="3A45AF85" w14:textId="0BE30616" w:rsidR="008E7A99" w:rsidRPr="008E7A99" w:rsidRDefault="008E7A99" w:rsidP="008E7A99">
      <w:pPr>
        <w:numPr>
          <w:ilvl w:val="0"/>
          <w:numId w:val="2"/>
        </w:numPr>
        <w:jc w:val="both"/>
        <w:rPr>
          <w:sz w:val="20"/>
          <w:szCs w:val="20"/>
          <w:lang w:val="es-CO"/>
        </w:rPr>
      </w:pPr>
      <w:r w:rsidRPr="008E7A99">
        <w:rPr>
          <w:sz w:val="20"/>
          <w:szCs w:val="20"/>
          <w:lang w:val="es-CO"/>
        </w:rPr>
        <w:t>——, Plan de Acci</w:t>
      </w:r>
      <w:r w:rsidRPr="008E7A99">
        <w:rPr>
          <w:sz w:val="20"/>
          <w:szCs w:val="20"/>
          <w:lang w:val="es-CO"/>
        </w:rPr>
        <w:t>ó</w:t>
      </w:r>
      <w:r w:rsidRPr="008E7A99">
        <w:rPr>
          <w:sz w:val="20"/>
          <w:szCs w:val="20"/>
          <w:lang w:val="es-CO"/>
        </w:rPr>
        <w:t>n Mundial para la Prevenci</w:t>
      </w:r>
      <w:r w:rsidRPr="008E7A99">
        <w:rPr>
          <w:sz w:val="20"/>
          <w:szCs w:val="20"/>
          <w:lang w:val="es-CO"/>
        </w:rPr>
        <w:t>ó</w:t>
      </w:r>
      <w:r w:rsidRPr="008E7A99">
        <w:rPr>
          <w:sz w:val="20"/>
          <w:szCs w:val="20"/>
          <w:lang w:val="es-CO"/>
        </w:rPr>
        <w:t>n y el</w:t>
      </w:r>
      <w:r w:rsidRPr="008E7A99">
        <w:rPr>
          <w:sz w:val="20"/>
          <w:szCs w:val="20"/>
          <w:lang w:val="es-CO"/>
        </w:rPr>
        <w:t xml:space="preserve"> </w:t>
      </w:r>
      <w:r w:rsidRPr="008E7A99">
        <w:rPr>
          <w:sz w:val="20"/>
          <w:szCs w:val="20"/>
          <w:lang w:val="es-CO"/>
        </w:rPr>
        <w:t>Control de las Enfermedades no Transmisibles. Organizaci</w:t>
      </w:r>
      <w:r>
        <w:rPr>
          <w:sz w:val="20"/>
          <w:szCs w:val="20"/>
          <w:lang w:val="es-CO"/>
        </w:rPr>
        <w:t>ó</w:t>
      </w:r>
      <w:r w:rsidRPr="008E7A99">
        <w:rPr>
          <w:sz w:val="20"/>
          <w:szCs w:val="20"/>
          <w:lang w:val="es-CO"/>
        </w:rPr>
        <w:t>n Mundial de la Salud, 2013.</w:t>
      </w:r>
    </w:p>
    <w:p w14:paraId="2D1F10A2" w14:textId="5310D9C6" w:rsidR="009E5993" w:rsidRPr="008E7A99" w:rsidRDefault="008E7A99" w:rsidP="008E7A99">
      <w:pPr>
        <w:numPr>
          <w:ilvl w:val="0"/>
          <w:numId w:val="2"/>
        </w:numPr>
        <w:jc w:val="both"/>
        <w:rPr>
          <w:sz w:val="20"/>
          <w:szCs w:val="20"/>
        </w:rPr>
      </w:pPr>
      <w:r w:rsidRPr="008E7A99">
        <w:rPr>
          <w:sz w:val="20"/>
          <w:szCs w:val="20"/>
        </w:rPr>
        <w:t>J. G. Webster, “Blood gas measurements,” Encyclopedia</w:t>
      </w:r>
      <w:r>
        <w:rPr>
          <w:sz w:val="20"/>
          <w:szCs w:val="20"/>
        </w:rPr>
        <w:t xml:space="preserve"> </w:t>
      </w:r>
      <w:proofErr w:type="spellStart"/>
      <w:r w:rsidRPr="008E7A99">
        <w:rPr>
          <w:sz w:val="20"/>
          <w:szCs w:val="20"/>
          <w:lang w:val="es-CO"/>
        </w:rPr>
        <w:t>of</w:t>
      </w:r>
      <w:proofErr w:type="spellEnd"/>
      <w:r w:rsidRPr="008E7A99">
        <w:rPr>
          <w:sz w:val="20"/>
          <w:szCs w:val="20"/>
          <w:lang w:val="es-CO"/>
        </w:rPr>
        <w:t xml:space="preserve"> medical </w:t>
      </w:r>
      <w:proofErr w:type="spellStart"/>
      <w:r w:rsidRPr="008E7A99">
        <w:rPr>
          <w:sz w:val="20"/>
          <w:szCs w:val="20"/>
          <w:lang w:val="es-CO"/>
        </w:rPr>
        <w:t>devices</w:t>
      </w:r>
      <w:proofErr w:type="spellEnd"/>
      <w:r w:rsidRPr="008E7A99">
        <w:rPr>
          <w:sz w:val="20"/>
          <w:szCs w:val="20"/>
          <w:lang w:val="es-CO"/>
        </w:rPr>
        <w:t xml:space="preserve"> and </w:t>
      </w:r>
      <w:proofErr w:type="spellStart"/>
      <w:r w:rsidRPr="008E7A99">
        <w:rPr>
          <w:sz w:val="20"/>
          <w:szCs w:val="20"/>
          <w:lang w:val="es-CO"/>
        </w:rPr>
        <w:t>instrumentation</w:t>
      </w:r>
      <w:proofErr w:type="spellEnd"/>
      <w:r w:rsidRPr="008E7A99">
        <w:rPr>
          <w:sz w:val="20"/>
          <w:szCs w:val="20"/>
          <w:lang w:val="es-CO"/>
        </w:rPr>
        <w:t>, 1990.</w:t>
      </w:r>
      <w:r w:rsidR="009E5993" w:rsidRPr="008E7A99">
        <w:rPr>
          <w:sz w:val="20"/>
          <w:szCs w:val="20"/>
          <w:lang w:val="es-CO"/>
        </w:rPr>
        <w:t xml:space="preserve">Van </w:t>
      </w:r>
      <w:proofErr w:type="spellStart"/>
      <w:r w:rsidR="009E5993" w:rsidRPr="008E7A99">
        <w:rPr>
          <w:sz w:val="20"/>
          <w:szCs w:val="20"/>
          <w:lang w:val="es-CO"/>
        </w:rPr>
        <w:t>der</w:t>
      </w:r>
      <w:proofErr w:type="spellEnd"/>
      <w:r w:rsidR="009E5993" w:rsidRPr="008E7A99">
        <w:rPr>
          <w:sz w:val="20"/>
          <w:szCs w:val="20"/>
          <w:lang w:val="es-CO"/>
        </w:rPr>
        <w:t xml:space="preserve"> </w:t>
      </w:r>
      <w:proofErr w:type="spellStart"/>
      <w:r w:rsidR="009E5993" w:rsidRPr="008E7A99">
        <w:rPr>
          <w:sz w:val="20"/>
          <w:szCs w:val="20"/>
          <w:lang w:val="es-CO"/>
        </w:rPr>
        <w:t>Geer</w:t>
      </w:r>
      <w:proofErr w:type="spellEnd"/>
      <w:r w:rsidR="009E5993" w:rsidRPr="008E7A99">
        <w:rPr>
          <w:sz w:val="20"/>
          <w:szCs w:val="20"/>
          <w:lang w:val="es-CO"/>
        </w:rPr>
        <w:t xml:space="preserve">, J., </w:t>
      </w:r>
      <w:proofErr w:type="spellStart"/>
      <w:r w:rsidR="009E5993" w:rsidRPr="008E7A99">
        <w:rPr>
          <w:sz w:val="20"/>
          <w:szCs w:val="20"/>
          <w:lang w:val="es-CO"/>
        </w:rPr>
        <w:t>Hanraads</w:t>
      </w:r>
      <w:proofErr w:type="spellEnd"/>
      <w:r w:rsidR="009E5993" w:rsidRPr="008E7A99">
        <w:rPr>
          <w:sz w:val="20"/>
          <w:szCs w:val="20"/>
          <w:lang w:val="es-CO"/>
        </w:rPr>
        <w:t xml:space="preserve">, J. A. J., &amp; </w:t>
      </w:r>
      <w:proofErr w:type="spellStart"/>
      <w:r w:rsidR="009E5993" w:rsidRPr="008E7A99">
        <w:rPr>
          <w:sz w:val="20"/>
          <w:szCs w:val="20"/>
          <w:lang w:val="es-CO"/>
        </w:rPr>
        <w:t>Lupton</w:t>
      </w:r>
      <w:proofErr w:type="spellEnd"/>
      <w:r w:rsidR="009E5993" w:rsidRPr="008E7A99">
        <w:rPr>
          <w:sz w:val="20"/>
          <w:szCs w:val="20"/>
          <w:lang w:val="es-CO"/>
        </w:rPr>
        <w:t xml:space="preserve">, R. A. (2000). </w:t>
      </w:r>
      <w:proofErr w:type="spellStart"/>
      <w:r w:rsidR="009E5993" w:rsidRPr="008E7A99">
        <w:rPr>
          <w:sz w:val="20"/>
          <w:szCs w:val="20"/>
          <w:lang w:val="es-CO"/>
        </w:rPr>
        <w:t>The</w:t>
      </w:r>
      <w:proofErr w:type="spellEnd"/>
      <w:r w:rsidR="009E5993" w:rsidRPr="008E7A99">
        <w:rPr>
          <w:sz w:val="20"/>
          <w:szCs w:val="20"/>
          <w:lang w:val="es-CO"/>
        </w:rPr>
        <w:t xml:space="preserve"> art </w:t>
      </w:r>
      <w:proofErr w:type="spellStart"/>
      <w:r w:rsidR="009E5993" w:rsidRPr="008E7A99">
        <w:rPr>
          <w:sz w:val="20"/>
          <w:szCs w:val="20"/>
          <w:lang w:val="es-CO"/>
        </w:rPr>
        <w:t>of</w:t>
      </w:r>
      <w:proofErr w:type="spellEnd"/>
      <w:r w:rsidR="009E5993" w:rsidRPr="008E7A99">
        <w:rPr>
          <w:sz w:val="20"/>
          <w:szCs w:val="20"/>
          <w:lang w:val="es-CO"/>
        </w:rPr>
        <w:t xml:space="preserve"> </w:t>
      </w:r>
      <w:proofErr w:type="spellStart"/>
      <w:r w:rsidR="009E5993" w:rsidRPr="008E7A99">
        <w:rPr>
          <w:sz w:val="20"/>
          <w:szCs w:val="20"/>
          <w:lang w:val="es-CO"/>
        </w:rPr>
        <w:t>writing</w:t>
      </w:r>
      <w:proofErr w:type="spellEnd"/>
      <w:r w:rsidR="009E5993" w:rsidRPr="008E7A99">
        <w:rPr>
          <w:sz w:val="20"/>
          <w:szCs w:val="20"/>
          <w:lang w:val="es-CO"/>
        </w:rPr>
        <w:t xml:space="preserve"> a </w:t>
      </w:r>
      <w:proofErr w:type="spellStart"/>
      <w:r w:rsidR="009E5993" w:rsidRPr="008E7A99">
        <w:rPr>
          <w:sz w:val="20"/>
          <w:szCs w:val="20"/>
          <w:lang w:val="es-CO"/>
        </w:rPr>
        <w:t>scientific</w:t>
      </w:r>
      <w:proofErr w:type="spellEnd"/>
      <w:r w:rsidR="009E5993" w:rsidRPr="008E7A99">
        <w:rPr>
          <w:sz w:val="20"/>
          <w:szCs w:val="20"/>
          <w:lang w:val="es-CO"/>
        </w:rPr>
        <w:t xml:space="preserve"> </w:t>
      </w:r>
      <w:proofErr w:type="spellStart"/>
      <w:r w:rsidR="009E5993" w:rsidRPr="008E7A99">
        <w:rPr>
          <w:sz w:val="20"/>
          <w:szCs w:val="20"/>
          <w:lang w:val="es-CO"/>
        </w:rPr>
        <w:t>article</w:t>
      </w:r>
      <w:proofErr w:type="spellEnd"/>
      <w:r w:rsidR="009E5993" w:rsidRPr="008E7A99">
        <w:rPr>
          <w:sz w:val="20"/>
          <w:szCs w:val="20"/>
          <w:lang w:val="es-CO"/>
        </w:rPr>
        <w:t xml:space="preserve">. </w:t>
      </w:r>
      <w:proofErr w:type="spellStart"/>
      <w:r w:rsidR="009E5993" w:rsidRPr="008E7A99">
        <w:rPr>
          <w:sz w:val="20"/>
          <w:szCs w:val="20"/>
          <w:lang w:val="es-CO"/>
        </w:rPr>
        <w:t>Journal</w:t>
      </w:r>
      <w:proofErr w:type="spellEnd"/>
      <w:r w:rsidR="009E5993" w:rsidRPr="008E7A99">
        <w:rPr>
          <w:sz w:val="20"/>
          <w:szCs w:val="20"/>
          <w:lang w:val="es-CO"/>
        </w:rPr>
        <w:t xml:space="preserve"> </w:t>
      </w:r>
      <w:proofErr w:type="spellStart"/>
      <w:r w:rsidR="009E5993" w:rsidRPr="008E7A99">
        <w:rPr>
          <w:sz w:val="20"/>
          <w:szCs w:val="20"/>
          <w:lang w:val="es-CO"/>
        </w:rPr>
        <w:t>of</w:t>
      </w:r>
      <w:proofErr w:type="spellEnd"/>
      <w:r w:rsidR="009E5993" w:rsidRPr="008E7A99">
        <w:rPr>
          <w:sz w:val="20"/>
          <w:szCs w:val="20"/>
          <w:lang w:val="es-CO"/>
        </w:rPr>
        <w:t xml:space="preserve"> </w:t>
      </w:r>
      <w:proofErr w:type="spellStart"/>
      <w:r w:rsidR="009E5993" w:rsidRPr="008E7A99">
        <w:rPr>
          <w:sz w:val="20"/>
          <w:szCs w:val="20"/>
          <w:lang w:val="es-CO"/>
        </w:rPr>
        <w:t>Science</w:t>
      </w:r>
      <w:proofErr w:type="spellEnd"/>
      <w:r w:rsidR="009E5993" w:rsidRPr="008E7A99">
        <w:rPr>
          <w:sz w:val="20"/>
          <w:szCs w:val="20"/>
          <w:lang w:val="es-CO"/>
        </w:rPr>
        <w:t xml:space="preserve"> </w:t>
      </w:r>
      <w:proofErr w:type="spellStart"/>
      <w:r w:rsidR="009E5993" w:rsidRPr="008E7A99">
        <w:rPr>
          <w:sz w:val="20"/>
          <w:szCs w:val="20"/>
          <w:lang w:val="es-CO"/>
        </w:rPr>
        <w:t>Communication</w:t>
      </w:r>
      <w:proofErr w:type="spellEnd"/>
      <w:r w:rsidR="009E5993" w:rsidRPr="008E7A99">
        <w:rPr>
          <w:sz w:val="20"/>
          <w:szCs w:val="20"/>
          <w:lang w:val="es-CO"/>
        </w:rPr>
        <w:t>, 163, 51–59.</w:t>
      </w:r>
    </w:p>
    <w:p w14:paraId="7F5533DF" w14:textId="54FDD70A" w:rsidR="008E7A99" w:rsidRPr="006307FD" w:rsidRDefault="008E7A99" w:rsidP="00960A07">
      <w:pPr>
        <w:numPr>
          <w:ilvl w:val="0"/>
          <w:numId w:val="2"/>
        </w:numPr>
        <w:jc w:val="both"/>
        <w:rPr>
          <w:sz w:val="20"/>
          <w:szCs w:val="20"/>
        </w:rPr>
      </w:pPr>
      <w:r w:rsidRPr="006307FD">
        <w:rPr>
          <w:sz w:val="20"/>
          <w:szCs w:val="20"/>
        </w:rPr>
        <w:t>——, “Home health care devices,” Encyclopedia of medical</w:t>
      </w:r>
      <w:r w:rsidR="006307FD" w:rsidRPr="006307FD">
        <w:rPr>
          <w:sz w:val="20"/>
          <w:szCs w:val="20"/>
        </w:rPr>
        <w:t xml:space="preserve"> </w:t>
      </w:r>
      <w:r w:rsidRPr="006307FD">
        <w:rPr>
          <w:sz w:val="20"/>
          <w:szCs w:val="20"/>
        </w:rPr>
        <w:t>devices and instrumentation, 1990.</w:t>
      </w:r>
    </w:p>
    <w:p w14:paraId="4C969758" w14:textId="7C9400CD" w:rsidR="008E7A99" w:rsidRPr="006307FD" w:rsidRDefault="008E7A99" w:rsidP="006307FD">
      <w:pPr>
        <w:numPr>
          <w:ilvl w:val="0"/>
          <w:numId w:val="2"/>
        </w:numPr>
        <w:jc w:val="both"/>
        <w:rPr>
          <w:sz w:val="20"/>
          <w:szCs w:val="20"/>
          <w:lang w:val="es-CO"/>
        </w:rPr>
      </w:pPr>
      <w:r w:rsidRPr="006307FD">
        <w:rPr>
          <w:sz w:val="20"/>
          <w:szCs w:val="20"/>
          <w:lang w:val="es-CO"/>
        </w:rPr>
        <w:t xml:space="preserve">G. Murias, B. Sales, O. </w:t>
      </w:r>
      <w:proofErr w:type="spellStart"/>
      <w:r w:rsidRPr="006307FD">
        <w:rPr>
          <w:sz w:val="20"/>
          <w:szCs w:val="20"/>
          <w:lang w:val="es-CO"/>
        </w:rPr>
        <w:t>Garc´ıa</w:t>
      </w:r>
      <w:proofErr w:type="spellEnd"/>
      <w:r w:rsidRPr="006307FD">
        <w:rPr>
          <w:sz w:val="20"/>
          <w:szCs w:val="20"/>
          <w:lang w:val="es-CO"/>
        </w:rPr>
        <w:t>-Esquirol, and L. Blanch,</w:t>
      </w:r>
      <w:r w:rsidR="006307FD" w:rsidRPr="006307FD">
        <w:rPr>
          <w:sz w:val="20"/>
          <w:szCs w:val="20"/>
          <w:lang w:val="es-CO"/>
        </w:rPr>
        <w:t xml:space="preserve"> </w:t>
      </w:r>
      <w:r w:rsidRPr="006307FD">
        <w:rPr>
          <w:sz w:val="20"/>
          <w:szCs w:val="20"/>
          <w:lang w:val="es-CO"/>
        </w:rPr>
        <w:t>“Telemedicina: mejora de la calidad en la atenci</w:t>
      </w:r>
      <w:r w:rsidR="006307FD">
        <w:rPr>
          <w:sz w:val="20"/>
          <w:szCs w:val="20"/>
          <w:lang w:val="es-CO"/>
        </w:rPr>
        <w:t>ó</w:t>
      </w:r>
      <w:r w:rsidRPr="006307FD">
        <w:rPr>
          <w:sz w:val="20"/>
          <w:szCs w:val="20"/>
          <w:lang w:val="es-CO"/>
        </w:rPr>
        <w:t>n de</w:t>
      </w:r>
    </w:p>
    <w:p w14:paraId="4B77CD50" w14:textId="094AD0AB" w:rsidR="008E7A99" w:rsidRPr="008E7A99" w:rsidRDefault="008E7A99" w:rsidP="006307FD">
      <w:pPr>
        <w:ind w:left="432"/>
        <w:jc w:val="both"/>
        <w:rPr>
          <w:sz w:val="20"/>
          <w:szCs w:val="20"/>
          <w:lang w:val="es-CO"/>
        </w:rPr>
      </w:pPr>
      <w:r w:rsidRPr="008E7A99">
        <w:rPr>
          <w:sz w:val="20"/>
          <w:szCs w:val="20"/>
          <w:lang w:val="es-CO"/>
        </w:rPr>
        <w:t xml:space="preserve">los pacientes </w:t>
      </w:r>
      <w:proofErr w:type="spellStart"/>
      <w:r w:rsidRPr="008E7A99">
        <w:rPr>
          <w:sz w:val="20"/>
          <w:szCs w:val="20"/>
          <w:lang w:val="es-CO"/>
        </w:rPr>
        <w:t>cr´ıticos</w:t>
      </w:r>
      <w:proofErr w:type="spellEnd"/>
      <w:r w:rsidRPr="008E7A99">
        <w:rPr>
          <w:sz w:val="20"/>
          <w:szCs w:val="20"/>
          <w:lang w:val="es-CO"/>
        </w:rPr>
        <w:t xml:space="preserve"> desde la fase prehospitalaria hasta</w:t>
      </w:r>
      <w:r w:rsidR="006307FD">
        <w:rPr>
          <w:sz w:val="20"/>
          <w:szCs w:val="20"/>
          <w:lang w:val="es-CO"/>
        </w:rPr>
        <w:t xml:space="preserve"> </w:t>
      </w:r>
      <w:r w:rsidRPr="008E7A99">
        <w:rPr>
          <w:sz w:val="20"/>
          <w:szCs w:val="20"/>
          <w:lang w:val="es-CO"/>
        </w:rPr>
        <w:t>el servicio de medicina intensiva,” Medicina intensiva,</w:t>
      </w:r>
    </w:p>
    <w:p w14:paraId="4E0C4350" w14:textId="77777777" w:rsidR="008E7A99" w:rsidRPr="008E7A99" w:rsidRDefault="008E7A99" w:rsidP="006307FD">
      <w:pPr>
        <w:ind w:left="432"/>
        <w:jc w:val="both"/>
        <w:rPr>
          <w:sz w:val="20"/>
          <w:szCs w:val="20"/>
        </w:rPr>
      </w:pPr>
      <w:r w:rsidRPr="008E7A99">
        <w:rPr>
          <w:sz w:val="20"/>
          <w:szCs w:val="20"/>
        </w:rPr>
        <w:t>vol. 34, no. 1, pp. 46–55, 2010.</w:t>
      </w:r>
    </w:p>
    <w:p w14:paraId="76A0569C" w14:textId="50A081BA" w:rsidR="008E7A99" w:rsidRPr="006307FD" w:rsidRDefault="008E7A99" w:rsidP="006307FD">
      <w:pPr>
        <w:numPr>
          <w:ilvl w:val="0"/>
          <w:numId w:val="2"/>
        </w:numPr>
        <w:jc w:val="both"/>
        <w:rPr>
          <w:sz w:val="20"/>
          <w:szCs w:val="20"/>
        </w:rPr>
      </w:pPr>
      <w:r w:rsidRPr="008E7A99">
        <w:rPr>
          <w:sz w:val="20"/>
          <w:szCs w:val="20"/>
        </w:rPr>
        <w:t>H. Lee, H. Ko, and J. Lee, “Reflectance pulse oximetry:</w:t>
      </w:r>
      <w:r w:rsidR="006307FD">
        <w:rPr>
          <w:sz w:val="20"/>
          <w:szCs w:val="20"/>
        </w:rPr>
        <w:t xml:space="preserve"> </w:t>
      </w:r>
      <w:r w:rsidRPr="006307FD">
        <w:rPr>
          <w:sz w:val="20"/>
          <w:szCs w:val="20"/>
        </w:rPr>
        <w:t xml:space="preserve">Practical issues and limitations,” </w:t>
      </w:r>
      <w:proofErr w:type="spellStart"/>
      <w:r w:rsidRPr="006307FD">
        <w:rPr>
          <w:sz w:val="20"/>
          <w:szCs w:val="20"/>
        </w:rPr>
        <w:t>Ict</w:t>
      </w:r>
      <w:proofErr w:type="spellEnd"/>
      <w:r w:rsidRPr="006307FD">
        <w:rPr>
          <w:sz w:val="20"/>
          <w:szCs w:val="20"/>
        </w:rPr>
        <w:t xml:space="preserve"> Express, vol. 2, no. 4,</w:t>
      </w:r>
    </w:p>
    <w:p w14:paraId="0027A10D" w14:textId="77777777" w:rsidR="008E7A99" w:rsidRPr="008E7A99" w:rsidRDefault="008E7A99" w:rsidP="006307FD">
      <w:pPr>
        <w:ind w:left="432"/>
        <w:jc w:val="both"/>
        <w:rPr>
          <w:sz w:val="20"/>
          <w:szCs w:val="20"/>
        </w:rPr>
      </w:pPr>
      <w:r w:rsidRPr="008E7A99">
        <w:rPr>
          <w:sz w:val="20"/>
          <w:szCs w:val="20"/>
        </w:rPr>
        <w:t>pp. 195–198, 2016.</w:t>
      </w:r>
    </w:p>
    <w:p w14:paraId="1C55A995" w14:textId="6C5E7CF4" w:rsidR="008E7A99" w:rsidRPr="006307FD" w:rsidRDefault="008E7A99" w:rsidP="00C86DA7">
      <w:pPr>
        <w:numPr>
          <w:ilvl w:val="0"/>
          <w:numId w:val="2"/>
        </w:numPr>
        <w:jc w:val="both"/>
        <w:rPr>
          <w:sz w:val="20"/>
          <w:szCs w:val="20"/>
        </w:rPr>
      </w:pPr>
      <w:r w:rsidRPr="006307FD">
        <w:rPr>
          <w:sz w:val="20"/>
          <w:szCs w:val="20"/>
        </w:rPr>
        <w:t xml:space="preserve">T. </w:t>
      </w:r>
      <w:proofErr w:type="spellStart"/>
      <w:r w:rsidRPr="006307FD">
        <w:rPr>
          <w:sz w:val="20"/>
          <w:szCs w:val="20"/>
        </w:rPr>
        <w:t>Rusch</w:t>
      </w:r>
      <w:proofErr w:type="spellEnd"/>
      <w:r w:rsidRPr="006307FD">
        <w:rPr>
          <w:sz w:val="20"/>
          <w:szCs w:val="20"/>
        </w:rPr>
        <w:t>, R. Sankar, and J. Scharf, “Signal processing</w:t>
      </w:r>
      <w:r w:rsidR="006307FD">
        <w:rPr>
          <w:sz w:val="20"/>
          <w:szCs w:val="20"/>
        </w:rPr>
        <w:t xml:space="preserve"> </w:t>
      </w:r>
      <w:r w:rsidRPr="006307FD">
        <w:rPr>
          <w:sz w:val="20"/>
          <w:szCs w:val="20"/>
        </w:rPr>
        <w:t>methods for pulse oximetry,” Computers in biology and</w:t>
      </w:r>
    </w:p>
    <w:p w14:paraId="1D577A3C" w14:textId="77777777" w:rsidR="008E7A99" w:rsidRPr="008E7A99" w:rsidRDefault="008E7A99" w:rsidP="006307FD">
      <w:pPr>
        <w:ind w:left="432"/>
        <w:jc w:val="both"/>
        <w:rPr>
          <w:sz w:val="20"/>
          <w:szCs w:val="20"/>
        </w:rPr>
      </w:pPr>
      <w:r w:rsidRPr="008E7A99">
        <w:rPr>
          <w:sz w:val="20"/>
          <w:szCs w:val="20"/>
        </w:rPr>
        <w:t>medicine, vol. 26, no. 2, pp. 143–159, 1996.</w:t>
      </w:r>
    </w:p>
    <w:p w14:paraId="5193186C" w14:textId="26F8987F" w:rsidR="008E7A99" w:rsidRPr="006307FD" w:rsidRDefault="008E7A99" w:rsidP="00553352">
      <w:pPr>
        <w:numPr>
          <w:ilvl w:val="0"/>
          <w:numId w:val="2"/>
        </w:numPr>
        <w:jc w:val="both"/>
        <w:rPr>
          <w:sz w:val="20"/>
          <w:szCs w:val="20"/>
        </w:rPr>
      </w:pPr>
      <w:r w:rsidRPr="006307FD">
        <w:rPr>
          <w:sz w:val="20"/>
          <w:szCs w:val="20"/>
        </w:rPr>
        <w:t>Integrated, Recommended Configurations and Operating</w:t>
      </w:r>
      <w:r w:rsidR="006307FD">
        <w:rPr>
          <w:sz w:val="20"/>
          <w:szCs w:val="20"/>
        </w:rPr>
        <w:t xml:space="preserve"> </w:t>
      </w:r>
      <w:r w:rsidRPr="006307FD">
        <w:rPr>
          <w:sz w:val="20"/>
          <w:szCs w:val="20"/>
        </w:rPr>
        <w:t>Profiles for MAX30101/MAX30102 EV Kits. Maxim</w:t>
      </w:r>
    </w:p>
    <w:p w14:paraId="131CBAB5" w14:textId="77777777" w:rsidR="008E7A99" w:rsidRPr="008E7A99" w:rsidRDefault="008E7A99" w:rsidP="006307FD">
      <w:pPr>
        <w:ind w:left="432"/>
        <w:jc w:val="both"/>
        <w:rPr>
          <w:sz w:val="20"/>
          <w:szCs w:val="20"/>
        </w:rPr>
      </w:pPr>
      <w:r w:rsidRPr="008E7A99">
        <w:rPr>
          <w:sz w:val="20"/>
          <w:szCs w:val="20"/>
        </w:rPr>
        <w:t>Integrated, 2018.</w:t>
      </w:r>
    </w:p>
    <w:p w14:paraId="60BF0315" w14:textId="61F56273" w:rsidR="008E7A99" w:rsidRPr="006307FD" w:rsidRDefault="008E7A99" w:rsidP="006307FD">
      <w:pPr>
        <w:numPr>
          <w:ilvl w:val="0"/>
          <w:numId w:val="2"/>
        </w:numPr>
        <w:jc w:val="both"/>
        <w:rPr>
          <w:sz w:val="20"/>
          <w:szCs w:val="20"/>
        </w:rPr>
      </w:pPr>
      <w:r w:rsidRPr="008E7A99">
        <w:rPr>
          <w:sz w:val="20"/>
          <w:szCs w:val="20"/>
        </w:rPr>
        <w:lastRenderedPageBreak/>
        <w:t xml:space="preserve">——, Application </w:t>
      </w:r>
      <w:proofErr w:type="gramStart"/>
      <w:r w:rsidRPr="008E7A99">
        <w:rPr>
          <w:sz w:val="20"/>
          <w:szCs w:val="20"/>
        </w:rPr>
        <w:t>note</w:t>
      </w:r>
      <w:proofErr w:type="gramEnd"/>
      <w:r w:rsidRPr="008E7A99">
        <w:rPr>
          <w:sz w:val="20"/>
          <w:szCs w:val="20"/>
        </w:rPr>
        <w:t xml:space="preserve"> 6410 signal-to-noise ratio as a</w:t>
      </w:r>
      <w:r w:rsidR="006307FD">
        <w:rPr>
          <w:sz w:val="20"/>
          <w:szCs w:val="20"/>
        </w:rPr>
        <w:t xml:space="preserve"> </w:t>
      </w:r>
      <w:r w:rsidRPr="006307FD">
        <w:rPr>
          <w:sz w:val="20"/>
          <w:szCs w:val="20"/>
        </w:rPr>
        <w:t>quantitative measure for optical biosensors. Maxim</w:t>
      </w:r>
    </w:p>
    <w:p w14:paraId="1AE637BD" w14:textId="77777777" w:rsidR="008E7A99" w:rsidRPr="008E7A99" w:rsidRDefault="008E7A99" w:rsidP="006307FD">
      <w:pPr>
        <w:ind w:left="432"/>
        <w:jc w:val="both"/>
        <w:rPr>
          <w:sz w:val="20"/>
          <w:szCs w:val="20"/>
        </w:rPr>
      </w:pPr>
      <w:r w:rsidRPr="008E7A99">
        <w:rPr>
          <w:sz w:val="20"/>
          <w:szCs w:val="20"/>
        </w:rPr>
        <w:t>Integrated, 2017.</w:t>
      </w:r>
    </w:p>
    <w:p w14:paraId="30BA708C" w14:textId="79D31C11" w:rsidR="008E7A99" w:rsidRPr="00D54945" w:rsidRDefault="008E7A99" w:rsidP="00572FA6">
      <w:pPr>
        <w:numPr>
          <w:ilvl w:val="0"/>
          <w:numId w:val="2"/>
        </w:numPr>
        <w:jc w:val="both"/>
        <w:rPr>
          <w:sz w:val="20"/>
          <w:szCs w:val="20"/>
        </w:rPr>
      </w:pPr>
      <w:r w:rsidRPr="00D54945">
        <w:rPr>
          <w:sz w:val="20"/>
          <w:szCs w:val="20"/>
        </w:rPr>
        <w:t>B. Moon, “Analysis of pulse oximetry signals through</w:t>
      </w:r>
      <w:r w:rsidR="00D54945" w:rsidRPr="00D54945">
        <w:rPr>
          <w:sz w:val="20"/>
          <w:szCs w:val="20"/>
        </w:rPr>
        <w:t xml:space="preserve"> </w:t>
      </w:r>
      <w:r w:rsidRPr="00D54945">
        <w:rPr>
          <w:sz w:val="20"/>
          <w:szCs w:val="20"/>
        </w:rPr>
        <w:t>statistical signal processing techniques,” ECE 538 statistical</w:t>
      </w:r>
    </w:p>
    <w:p w14:paraId="7B7C85F8" w14:textId="77777777" w:rsidR="008E7A99" w:rsidRPr="008E7A99" w:rsidRDefault="008E7A99" w:rsidP="00D54945">
      <w:pPr>
        <w:ind w:left="432"/>
        <w:jc w:val="both"/>
        <w:rPr>
          <w:sz w:val="20"/>
          <w:szCs w:val="20"/>
        </w:rPr>
      </w:pPr>
      <w:r w:rsidRPr="008E7A99">
        <w:rPr>
          <w:sz w:val="20"/>
          <w:szCs w:val="20"/>
        </w:rPr>
        <w:t>signal processing 2004.</w:t>
      </w:r>
    </w:p>
    <w:p w14:paraId="0BCAECA3" w14:textId="3A32319C" w:rsidR="008E7A99" w:rsidRPr="00D54945" w:rsidRDefault="008E7A99" w:rsidP="00D54945">
      <w:pPr>
        <w:numPr>
          <w:ilvl w:val="0"/>
          <w:numId w:val="2"/>
        </w:numPr>
        <w:jc w:val="both"/>
        <w:rPr>
          <w:sz w:val="20"/>
          <w:szCs w:val="20"/>
        </w:rPr>
      </w:pPr>
      <w:r w:rsidRPr="008E7A99">
        <w:rPr>
          <w:sz w:val="20"/>
          <w:szCs w:val="20"/>
        </w:rPr>
        <w:t xml:space="preserve">L. P. Son, N. T. A. Thu, and N. T. </w:t>
      </w:r>
      <w:proofErr w:type="spellStart"/>
      <w:r w:rsidRPr="008E7A99">
        <w:rPr>
          <w:sz w:val="20"/>
          <w:szCs w:val="20"/>
        </w:rPr>
        <w:t>Kien</w:t>
      </w:r>
      <w:proofErr w:type="spellEnd"/>
      <w:r w:rsidRPr="008E7A99">
        <w:rPr>
          <w:sz w:val="20"/>
          <w:szCs w:val="20"/>
        </w:rPr>
        <w:t>, “Design</w:t>
      </w:r>
      <w:r w:rsidR="00D54945">
        <w:rPr>
          <w:sz w:val="20"/>
          <w:szCs w:val="20"/>
        </w:rPr>
        <w:t xml:space="preserve"> </w:t>
      </w:r>
      <w:r w:rsidRPr="00D54945">
        <w:rPr>
          <w:sz w:val="20"/>
          <w:szCs w:val="20"/>
        </w:rPr>
        <w:t xml:space="preserve">an </w:t>
      </w:r>
      <w:proofErr w:type="spellStart"/>
      <w:r w:rsidRPr="00D54945">
        <w:rPr>
          <w:sz w:val="20"/>
          <w:szCs w:val="20"/>
        </w:rPr>
        <w:t>iot</w:t>
      </w:r>
      <w:proofErr w:type="spellEnd"/>
      <w:r w:rsidRPr="00D54945">
        <w:rPr>
          <w:sz w:val="20"/>
          <w:szCs w:val="20"/>
        </w:rPr>
        <w:t xml:space="preserve"> wrist-device for spo2 measurement,” in 2017</w:t>
      </w:r>
    </w:p>
    <w:p w14:paraId="213840DF" w14:textId="24C3320D" w:rsidR="008E7A99" w:rsidRPr="008E7A99" w:rsidRDefault="008E7A99" w:rsidP="00D54945">
      <w:pPr>
        <w:ind w:left="432"/>
        <w:jc w:val="both"/>
        <w:rPr>
          <w:sz w:val="20"/>
          <w:szCs w:val="20"/>
        </w:rPr>
      </w:pPr>
      <w:r w:rsidRPr="008E7A99">
        <w:rPr>
          <w:sz w:val="20"/>
          <w:szCs w:val="20"/>
        </w:rPr>
        <w:t>international conference on advanced technologies for</w:t>
      </w:r>
      <w:r w:rsidR="00D54945">
        <w:rPr>
          <w:sz w:val="20"/>
          <w:szCs w:val="20"/>
        </w:rPr>
        <w:t xml:space="preserve"> </w:t>
      </w:r>
      <w:r w:rsidRPr="008E7A99">
        <w:rPr>
          <w:sz w:val="20"/>
          <w:szCs w:val="20"/>
        </w:rPr>
        <w:t>communications (ATC). IEEE, 2017, pp. 144–149.</w:t>
      </w:r>
    </w:p>
    <w:p w14:paraId="321A6EED" w14:textId="0FBF3A08" w:rsidR="008E7A99" w:rsidRPr="00D54945" w:rsidRDefault="008E7A99" w:rsidP="00D54945">
      <w:pPr>
        <w:numPr>
          <w:ilvl w:val="0"/>
          <w:numId w:val="2"/>
        </w:numPr>
        <w:jc w:val="both"/>
        <w:rPr>
          <w:sz w:val="20"/>
          <w:szCs w:val="20"/>
        </w:rPr>
      </w:pPr>
      <w:r w:rsidRPr="008E7A99">
        <w:rPr>
          <w:sz w:val="20"/>
          <w:szCs w:val="20"/>
        </w:rPr>
        <w:t xml:space="preserve">D. McMahon, “There’s no such thing as a spo2 </w:t>
      </w:r>
      <w:proofErr w:type="spellStart"/>
      <w:r w:rsidRPr="008E7A99">
        <w:rPr>
          <w:sz w:val="20"/>
          <w:szCs w:val="20"/>
        </w:rPr>
        <w:t>simulator</w:t>
      </w:r>
      <w:proofErr w:type="gramStart"/>
      <w:r w:rsidRPr="008E7A99">
        <w:rPr>
          <w:sz w:val="20"/>
          <w:szCs w:val="20"/>
        </w:rPr>
        <w:t>,”</w:t>
      </w:r>
      <w:r w:rsidRPr="00D54945">
        <w:rPr>
          <w:sz w:val="20"/>
          <w:szCs w:val="20"/>
        </w:rPr>
        <w:t>Fluke</w:t>
      </w:r>
      <w:proofErr w:type="spellEnd"/>
      <w:proofErr w:type="gramEnd"/>
      <w:r w:rsidRPr="00D54945">
        <w:rPr>
          <w:sz w:val="20"/>
          <w:szCs w:val="20"/>
        </w:rPr>
        <w:t xml:space="preserve"> Biomedical White Paper, 2013.</w:t>
      </w:r>
    </w:p>
    <w:p w14:paraId="16A3830F" w14:textId="214A1F20" w:rsidR="008E7A99" w:rsidRPr="00D54945" w:rsidRDefault="008E7A99" w:rsidP="00D54945">
      <w:pPr>
        <w:numPr>
          <w:ilvl w:val="0"/>
          <w:numId w:val="2"/>
        </w:numPr>
        <w:jc w:val="both"/>
        <w:rPr>
          <w:sz w:val="20"/>
          <w:szCs w:val="20"/>
        </w:rPr>
      </w:pPr>
      <w:r w:rsidRPr="008E7A99">
        <w:rPr>
          <w:sz w:val="20"/>
          <w:szCs w:val="20"/>
        </w:rPr>
        <w:t xml:space="preserve">M. A. </w:t>
      </w:r>
      <w:proofErr w:type="spellStart"/>
      <w:r w:rsidRPr="008E7A99">
        <w:rPr>
          <w:sz w:val="20"/>
          <w:szCs w:val="20"/>
        </w:rPr>
        <w:t>Zaltum</w:t>
      </w:r>
      <w:proofErr w:type="spellEnd"/>
      <w:r w:rsidRPr="008E7A99">
        <w:rPr>
          <w:sz w:val="20"/>
          <w:szCs w:val="20"/>
        </w:rPr>
        <w:t xml:space="preserve">, M. S. Ahmad, A. </w:t>
      </w:r>
      <w:proofErr w:type="spellStart"/>
      <w:r w:rsidRPr="008E7A99">
        <w:rPr>
          <w:sz w:val="20"/>
          <w:szCs w:val="20"/>
        </w:rPr>
        <w:t>Joret</w:t>
      </w:r>
      <w:proofErr w:type="spellEnd"/>
      <w:r w:rsidRPr="008E7A99">
        <w:rPr>
          <w:sz w:val="20"/>
          <w:szCs w:val="20"/>
        </w:rPr>
        <w:t>, and M. M. A.</w:t>
      </w:r>
      <w:r w:rsidR="00D54945">
        <w:rPr>
          <w:sz w:val="20"/>
          <w:szCs w:val="20"/>
        </w:rPr>
        <w:t xml:space="preserve"> </w:t>
      </w:r>
      <w:r w:rsidRPr="00D54945">
        <w:rPr>
          <w:sz w:val="20"/>
          <w:szCs w:val="20"/>
        </w:rPr>
        <w:t>Jamil, “Design and development of a portable pulse</w:t>
      </w:r>
    </w:p>
    <w:p w14:paraId="64AB635C" w14:textId="0AB96A51" w:rsidR="008E7A99" w:rsidRPr="008E7A99" w:rsidRDefault="008E7A99" w:rsidP="00D54945">
      <w:pPr>
        <w:ind w:left="432"/>
        <w:jc w:val="both"/>
        <w:rPr>
          <w:sz w:val="20"/>
          <w:szCs w:val="20"/>
        </w:rPr>
      </w:pPr>
      <w:r w:rsidRPr="008E7A99">
        <w:rPr>
          <w:sz w:val="20"/>
          <w:szCs w:val="20"/>
        </w:rPr>
        <w:t>oximetry system,” International Journal of Integrated</w:t>
      </w:r>
      <w:r w:rsidR="00D54945">
        <w:rPr>
          <w:sz w:val="20"/>
          <w:szCs w:val="20"/>
        </w:rPr>
        <w:t xml:space="preserve"> </w:t>
      </w:r>
      <w:r w:rsidRPr="008E7A99">
        <w:rPr>
          <w:sz w:val="20"/>
          <w:szCs w:val="20"/>
        </w:rPr>
        <w:t>Engineering, vol. 2, no. 3, 2010.</w:t>
      </w:r>
    </w:p>
    <w:p w14:paraId="7E63FF7A" w14:textId="68C9F814" w:rsidR="008E7A99" w:rsidRPr="00D54945" w:rsidRDefault="008E7A99" w:rsidP="00D54945">
      <w:pPr>
        <w:numPr>
          <w:ilvl w:val="0"/>
          <w:numId w:val="2"/>
        </w:numPr>
        <w:jc w:val="both"/>
        <w:rPr>
          <w:sz w:val="20"/>
          <w:szCs w:val="20"/>
        </w:rPr>
      </w:pPr>
      <w:r w:rsidRPr="00D54945">
        <w:rPr>
          <w:sz w:val="20"/>
          <w:szCs w:val="20"/>
        </w:rPr>
        <w:t xml:space="preserve">T. M. Do, N. P. Nguyen, and V. </w:t>
      </w:r>
      <w:proofErr w:type="gramStart"/>
      <w:r w:rsidRPr="00D54945">
        <w:rPr>
          <w:sz w:val="20"/>
          <w:szCs w:val="20"/>
        </w:rPr>
        <w:t>Van</w:t>
      </w:r>
      <w:proofErr w:type="gramEnd"/>
      <w:r w:rsidRPr="00D54945">
        <w:rPr>
          <w:sz w:val="20"/>
          <w:szCs w:val="20"/>
        </w:rPr>
        <w:t xml:space="preserve"> Toi, “Development</w:t>
      </w:r>
      <w:r w:rsidR="00D54945" w:rsidRPr="00D54945">
        <w:rPr>
          <w:sz w:val="20"/>
          <w:szCs w:val="20"/>
        </w:rPr>
        <w:t xml:space="preserve"> </w:t>
      </w:r>
      <w:r w:rsidRPr="00D54945">
        <w:rPr>
          <w:sz w:val="20"/>
          <w:szCs w:val="20"/>
        </w:rPr>
        <w:t>of a pulse oximeter for e-health applications,” in International</w:t>
      </w:r>
      <w:r w:rsidR="00D54945" w:rsidRPr="00D54945">
        <w:rPr>
          <w:sz w:val="20"/>
          <w:szCs w:val="20"/>
        </w:rPr>
        <w:t xml:space="preserve"> </w:t>
      </w:r>
      <w:r w:rsidRPr="00D54945">
        <w:rPr>
          <w:sz w:val="20"/>
          <w:szCs w:val="20"/>
        </w:rPr>
        <w:t>Conference on the Development of Biomedical</w:t>
      </w:r>
      <w:r w:rsidR="00D54945">
        <w:rPr>
          <w:sz w:val="20"/>
          <w:szCs w:val="20"/>
        </w:rPr>
        <w:t xml:space="preserve"> </w:t>
      </w:r>
      <w:r w:rsidRPr="00D54945">
        <w:rPr>
          <w:sz w:val="20"/>
          <w:szCs w:val="20"/>
        </w:rPr>
        <w:t>Engineering in Vietnam. Springer, 2018, pp. 67–75.</w:t>
      </w:r>
    </w:p>
    <w:p w14:paraId="6B13E414" w14:textId="7A9E302D" w:rsidR="008E7A99" w:rsidRPr="00873FD9" w:rsidRDefault="008E7A99" w:rsidP="00873FD9">
      <w:pPr>
        <w:numPr>
          <w:ilvl w:val="0"/>
          <w:numId w:val="2"/>
        </w:numPr>
        <w:jc w:val="both"/>
        <w:rPr>
          <w:sz w:val="20"/>
          <w:szCs w:val="20"/>
        </w:rPr>
      </w:pPr>
      <w:r w:rsidRPr="008E7A99">
        <w:rPr>
          <w:sz w:val="20"/>
          <w:szCs w:val="20"/>
        </w:rPr>
        <w:t>M. Integrated, Guidelines for Spo2 Measurement Using</w:t>
      </w:r>
      <w:r w:rsidR="00873FD9">
        <w:rPr>
          <w:sz w:val="20"/>
          <w:szCs w:val="20"/>
        </w:rPr>
        <w:t xml:space="preserve"> </w:t>
      </w:r>
      <w:r w:rsidRPr="00873FD9">
        <w:rPr>
          <w:sz w:val="20"/>
          <w:szCs w:val="20"/>
        </w:rPr>
        <w:t>the Maxim Max32664 Sensor Hub - Application Note</w:t>
      </w:r>
    </w:p>
    <w:p w14:paraId="7521B39F" w14:textId="77777777" w:rsidR="008E7A99" w:rsidRPr="008E7A99" w:rsidRDefault="008E7A99" w:rsidP="00873FD9">
      <w:pPr>
        <w:ind w:left="432"/>
        <w:jc w:val="both"/>
        <w:rPr>
          <w:sz w:val="20"/>
          <w:szCs w:val="20"/>
        </w:rPr>
      </w:pPr>
      <w:r w:rsidRPr="008E7A99">
        <w:rPr>
          <w:sz w:val="20"/>
          <w:szCs w:val="20"/>
        </w:rPr>
        <w:t>6845. Maxim Integrated, 2019.</w:t>
      </w:r>
    </w:p>
    <w:p w14:paraId="522B2260" w14:textId="0A44D2ED" w:rsidR="008E7A99" w:rsidRPr="00873FD9" w:rsidRDefault="008E7A99" w:rsidP="00873FD9">
      <w:pPr>
        <w:numPr>
          <w:ilvl w:val="0"/>
          <w:numId w:val="2"/>
        </w:numPr>
        <w:jc w:val="both"/>
        <w:rPr>
          <w:sz w:val="20"/>
          <w:szCs w:val="20"/>
        </w:rPr>
      </w:pPr>
      <w:r w:rsidRPr="008E7A99">
        <w:rPr>
          <w:sz w:val="20"/>
          <w:szCs w:val="20"/>
        </w:rPr>
        <w:t xml:space="preserve">A. </w:t>
      </w:r>
      <w:proofErr w:type="spellStart"/>
      <w:r w:rsidRPr="008E7A99">
        <w:rPr>
          <w:sz w:val="20"/>
          <w:szCs w:val="20"/>
        </w:rPr>
        <w:t>Jubran</w:t>
      </w:r>
      <w:proofErr w:type="spellEnd"/>
      <w:r w:rsidRPr="008E7A99">
        <w:rPr>
          <w:sz w:val="20"/>
          <w:szCs w:val="20"/>
        </w:rPr>
        <w:t>, “Pulse oximetry,” Intensive care medicine,</w:t>
      </w:r>
      <w:r w:rsidR="00873FD9">
        <w:rPr>
          <w:sz w:val="20"/>
          <w:szCs w:val="20"/>
        </w:rPr>
        <w:t xml:space="preserve"> </w:t>
      </w:r>
      <w:r w:rsidRPr="00873FD9">
        <w:rPr>
          <w:sz w:val="20"/>
          <w:szCs w:val="20"/>
        </w:rPr>
        <w:t>vol. 30, no. 11, pp. 2017–2020, 2004.</w:t>
      </w:r>
    </w:p>
    <w:p w14:paraId="3BE0BA24" w14:textId="630DA61D" w:rsidR="008E7A99" w:rsidRPr="00873FD9" w:rsidRDefault="008E7A99" w:rsidP="00873FD9">
      <w:pPr>
        <w:numPr>
          <w:ilvl w:val="0"/>
          <w:numId w:val="2"/>
        </w:numPr>
        <w:jc w:val="both"/>
        <w:rPr>
          <w:sz w:val="20"/>
          <w:szCs w:val="20"/>
        </w:rPr>
      </w:pPr>
      <w:r w:rsidRPr="008E7A99">
        <w:rPr>
          <w:sz w:val="20"/>
          <w:szCs w:val="20"/>
        </w:rPr>
        <w:t>J. G. Pak and K. H. Park, “Advanced pulse oximetry</w:t>
      </w:r>
      <w:r w:rsidR="00873FD9">
        <w:rPr>
          <w:sz w:val="20"/>
          <w:szCs w:val="20"/>
        </w:rPr>
        <w:t xml:space="preserve"> </w:t>
      </w:r>
      <w:r w:rsidRPr="00873FD9">
        <w:rPr>
          <w:sz w:val="20"/>
          <w:szCs w:val="20"/>
        </w:rPr>
        <w:t>system for remote monitoring and management,” Journal</w:t>
      </w:r>
    </w:p>
    <w:p w14:paraId="3751C6CD" w14:textId="77777777" w:rsidR="008E7A99" w:rsidRPr="008E7A99" w:rsidRDefault="008E7A99" w:rsidP="00873FD9">
      <w:pPr>
        <w:ind w:left="432"/>
        <w:jc w:val="both"/>
        <w:rPr>
          <w:sz w:val="20"/>
          <w:szCs w:val="20"/>
        </w:rPr>
      </w:pPr>
      <w:r w:rsidRPr="008E7A99">
        <w:rPr>
          <w:sz w:val="20"/>
          <w:szCs w:val="20"/>
        </w:rPr>
        <w:t>of Biomedicine and Biotechnology, vol. 2012, 2012.</w:t>
      </w:r>
    </w:p>
    <w:p w14:paraId="7B823D25" w14:textId="16D9F0CD" w:rsidR="008E7A99" w:rsidRPr="00873FD9" w:rsidRDefault="008E7A99" w:rsidP="00873FD9">
      <w:pPr>
        <w:numPr>
          <w:ilvl w:val="0"/>
          <w:numId w:val="2"/>
        </w:numPr>
        <w:jc w:val="both"/>
        <w:rPr>
          <w:sz w:val="20"/>
          <w:szCs w:val="20"/>
        </w:rPr>
      </w:pPr>
      <w:r w:rsidRPr="008E7A99">
        <w:rPr>
          <w:sz w:val="20"/>
          <w:szCs w:val="20"/>
        </w:rPr>
        <w:t>C. Phillips, D. Liaqat, M. Gabel, and E. de Lara, “Wristo2:</w:t>
      </w:r>
      <w:r w:rsidR="00873FD9">
        <w:rPr>
          <w:sz w:val="20"/>
          <w:szCs w:val="20"/>
        </w:rPr>
        <w:t xml:space="preserve"> </w:t>
      </w:r>
      <w:r w:rsidRPr="00873FD9">
        <w:rPr>
          <w:sz w:val="20"/>
          <w:szCs w:val="20"/>
        </w:rPr>
        <w:t>Reliable peripheral oxygen saturation readings from</w:t>
      </w:r>
    </w:p>
    <w:p w14:paraId="487F6841" w14:textId="621DCF2E" w:rsidR="008E7A99" w:rsidRPr="008E7A99" w:rsidRDefault="008E7A99" w:rsidP="00873FD9">
      <w:pPr>
        <w:ind w:left="432"/>
        <w:jc w:val="both"/>
        <w:rPr>
          <w:sz w:val="20"/>
          <w:szCs w:val="20"/>
        </w:rPr>
      </w:pPr>
      <w:r w:rsidRPr="008E7A99">
        <w:rPr>
          <w:sz w:val="20"/>
          <w:szCs w:val="20"/>
        </w:rPr>
        <w:t>wrist-worn pulse oximeters,” in 2021 IEEE International</w:t>
      </w:r>
      <w:r w:rsidR="00873FD9">
        <w:rPr>
          <w:sz w:val="20"/>
          <w:szCs w:val="20"/>
        </w:rPr>
        <w:t xml:space="preserve"> </w:t>
      </w:r>
      <w:r w:rsidRPr="008E7A99">
        <w:rPr>
          <w:sz w:val="20"/>
          <w:szCs w:val="20"/>
        </w:rPr>
        <w:t>Conference on Pervasive Computing and Communications</w:t>
      </w:r>
      <w:r w:rsidR="00873FD9">
        <w:rPr>
          <w:sz w:val="20"/>
          <w:szCs w:val="20"/>
        </w:rPr>
        <w:t xml:space="preserve"> </w:t>
      </w:r>
      <w:r w:rsidRPr="008E7A99">
        <w:rPr>
          <w:sz w:val="20"/>
          <w:szCs w:val="20"/>
        </w:rPr>
        <w:t>Workshops and other Affiliated Events (</w:t>
      </w:r>
      <w:proofErr w:type="spellStart"/>
      <w:r w:rsidRPr="008E7A99">
        <w:rPr>
          <w:sz w:val="20"/>
          <w:szCs w:val="20"/>
        </w:rPr>
        <w:t>PerCom</w:t>
      </w:r>
      <w:proofErr w:type="spellEnd"/>
      <w:r w:rsidR="003A36FA">
        <w:rPr>
          <w:sz w:val="20"/>
          <w:szCs w:val="20"/>
        </w:rPr>
        <w:t xml:space="preserve"> </w:t>
      </w:r>
      <w:r w:rsidRPr="008E7A99">
        <w:rPr>
          <w:sz w:val="20"/>
          <w:szCs w:val="20"/>
        </w:rPr>
        <w:t>Workshops). IEEE, 2021, pp. 623–629.</w:t>
      </w:r>
    </w:p>
    <w:p w14:paraId="430ABFFF" w14:textId="77777777" w:rsidR="009E5993" w:rsidRPr="008E7A99" w:rsidRDefault="009E5993" w:rsidP="009E5993">
      <w:pPr>
        <w:jc w:val="both"/>
        <w:rPr>
          <w:lang w:val="es-CO"/>
        </w:rPr>
      </w:pPr>
    </w:p>
    <w:p w14:paraId="0E74688A" w14:textId="77777777" w:rsidR="009E5993" w:rsidRPr="008E7A99" w:rsidRDefault="009E5993" w:rsidP="009E5993">
      <w:pPr>
        <w:jc w:val="both"/>
        <w:rPr>
          <w:lang w:val="es-CO"/>
        </w:rPr>
      </w:pPr>
    </w:p>
    <w:p w14:paraId="22DB33E0" w14:textId="77777777" w:rsidR="009E5993" w:rsidRPr="008E7A99" w:rsidRDefault="009E5993" w:rsidP="009E5993">
      <w:pPr>
        <w:jc w:val="both"/>
        <w:rPr>
          <w:lang w:val="es-CO"/>
        </w:rPr>
        <w:sectPr w:rsidR="009E5993" w:rsidRPr="008E7A99" w:rsidSect="00D14038">
          <w:footerReference w:type="default" r:id="rId20"/>
          <w:type w:val="continuous"/>
          <w:pgSz w:w="11909" w:h="16834" w:code="9"/>
          <w:pgMar w:top="1440" w:right="1152" w:bottom="1440" w:left="1152" w:header="720" w:footer="720" w:gutter="0"/>
          <w:cols w:space="288"/>
          <w:titlePg/>
          <w:docGrid w:linePitch="360"/>
        </w:sectPr>
      </w:pPr>
    </w:p>
    <w:p w14:paraId="4E61E5A0" w14:textId="77777777" w:rsidR="00E24678" w:rsidRPr="008E7A99" w:rsidRDefault="00E24678" w:rsidP="006B4558">
      <w:pPr>
        <w:jc w:val="both"/>
        <w:rPr>
          <w:lang w:val="es-CO"/>
        </w:rPr>
      </w:pPr>
    </w:p>
    <w:sectPr w:rsidR="00E24678" w:rsidRPr="008E7A99" w:rsidSect="00E24678">
      <w:type w:val="continuous"/>
      <w:pgSz w:w="11909" w:h="16834" w:code="9"/>
      <w:pgMar w:top="1440" w:right="1152" w:bottom="1440" w:left="1152" w:header="720" w:footer="720" w:gutter="0"/>
      <w:cols w:space="28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E50C" w14:textId="77777777" w:rsidR="00B203E2" w:rsidRDefault="00B203E2">
      <w:r>
        <w:separator/>
      </w:r>
    </w:p>
  </w:endnote>
  <w:endnote w:type="continuationSeparator" w:id="0">
    <w:p w14:paraId="1C4E4DD7" w14:textId="77777777" w:rsidR="00B203E2" w:rsidRDefault="00B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Extra Bold">
    <w:panose1 w:val="020609030405050204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38210" w14:textId="77777777" w:rsidR="00103E9F" w:rsidRDefault="00103E9F" w:rsidP="00103E9F">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735E71">
      <w:rPr>
        <w:rStyle w:val="PageNumber"/>
        <w:noProof/>
      </w:rPr>
      <w:t>2</w:t>
    </w:r>
    <w:r>
      <w:rPr>
        <w:rStyle w:val="PageNumber"/>
      </w:rPr>
      <w:fldChar w:fldCharType="end"/>
    </w:r>
  </w:p>
  <w:p w14:paraId="165166C6" w14:textId="77777777" w:rsidR="00E304BC" w:rsidRPr="00E304BC" w:rsidRDefault="00E304BC" w:rsidP="00CB3BA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1F8B" w14:textId="77777777" w:rsidR="00103E9F" w:rsidRDefault="00103E9F" w:rsidP="00E304B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76120">
      <w:rPr>
        <w:rStyle w:val="PageNumber"/>
        <w:noProof/>
      </w:rPr>
      <w:t>5</w:t>
    </w:r>
    <w:r>
      <w:rPr>
        <w:rStyle w:val="PageNumber"/>
      </w:rPr>
      <w:fldChar w:fldCharType="end"/>
    </w:r>
  </w:p>
  <w:p w14:paraId="465520C4" w14:textId="77777777" w:rsidR="00103E9F" w:rsidRPr="00CF472A" w:rsidRDefault="00103E9F" w:rsidP="00E304BC">
    <w:pPr>
      <w:pStyle w:val="Footer"/>
      <w:rPr>
        <w:rStyle w:val="PageNumber"/>
        <w:color w:val="999999"/>
        <w:sz w:val="18"/>
      </w:rPr>
    </w:pPr>
    <w:r w:rsidRPr="00CF472A">
      <w:rPr>
        <w:rStyle w:val="PageNumber"/>
        <w:color w:val="999999"/>
        <w:sz w:val="18"/>
      </w:rPr>
      <w:t>Published by UTHM Publisher</w:t>
    </w:r>
  </w:p>
  <w:p w14:paraId="4AD6D00D" w14:textId="77777777" w:rsidR="00103E9F" w:rsidRPr="00CF472A" w:rsidRDefault="00103E9F" w:rsidP="00E304BC">
    <w:pPr>
      <w:pStyle w:val="Footer"/>
      <w:rPr>
        <w:color w:val="999999"/>
        <w:sz w:val="18"/>
      </w:rPr>
    </w:pPr>
    <w:r w:rsidRPr="00CF472A">
      <w:rPr>
        <w:color w:val="999999"/>
        <w:sz w:val="18"/>
      </w:rPr>
      <w:t>http://www.uthm.publisher.edu.my/ojs/ijie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DBF" w14:textId="77777777" w:rsidR="008746B7" w:rsidRDefault="008746B7" w:rsidP="003A583D">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5E71">
      <w:rPr>
        <w:rStyle w:val="PageNumber"/>
        <w:noProof/>
      </w:rPr>
      <w:t>1</w:t>
    </w:r>
    <w:r>
      <w:rPr>
        <w:rStyle w:val="PageNumber"/>
      </w:rPr>
      <w:fldChar w:fldCharType="end"/>
    </w:r>
  </w:p>
  <w:p w14:paraId="1B719D21" w14:textId="2C67376D" w:rsidR="008746B7" w:rsidRPr="006373A9" w:rsidRDefault="00710D7A" w:rsidP="00444E3A">
    <w:pPr>
      <w:rPr>
        <w:i/>
        <w:sz w:val="22"/>
        <w:szCs w:val="22"/>
        <w:lang w:val="pt-BR"/>
      </w:rPr>
    </w:pPr>
    <w:r>
      <w:rPr>
        <w:noProof/>
      </w:rPr>
      <mc:AlternateContent>
        <mc:Choice Requires="wps">
          <w:drawing>
            <wp:anchor distT="4294967295" distB="4294967295" distL="114300" distR="114300" simplePos="0" relativeHeight="251657728" behindDoc="0" locked="0" layoutInCell="1" allowOverlap="1" wp14:anchorId="6CBEDC52" wp14:editId="6BF4E0F6">
              <wp:simplePos x="0" y="0"/>
              <wp:positionH relativeFrom="column">
                <wp:posOffset>9525</wp:posOffset>
              </wp:positionH>
              <wp:positionV relativeFrom="paragraph">
                <wp:posOffset>-41276</wp:posOffset>
              </wp:positionV>
              <wp:extent cx="6057900" cy="0"/>
              <wp:effectExtent l="0" t="0" r="0" b="0"/>
              <wp:wrapNone/>
              <wp:docPr id="1"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D0CDE" id="Line 44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" strokeweight="1pt"/>
          </w:pict>
        </mc:Fallback>
      </mc:AlternateContent>
    </w:r>
    <w:r w:rsidR="008746B7">
      <w:rPr>
        <w:i/>
        <w:sz w:val="20"/>
        <w:szCs w:val="22"/>
        <w:lang w:val="pt-BR"/>
      </w:rPr>
      <w:t xml:space="preserve">*Corresponding author: </w:t>
    </w:r>
    <w:ins w:id="0" w:author="user" w:date="2019-07-10T09:55:00Z">
      <w:r w:rsidR="008746B7">
        <w:rPr>
          <w:i/>
          <w:sz w:val="20"/>
          <w:szCs w:val="22"/>
          <w:lang w:val="pt-BR"/>
        </w:rPr>
        <w:t>author</w:t>
      </w:r>
    </w:ins>
    <w:del w:id="1" w:author="user" w:date="2019-07-10T09:55:00Z">
      <w:r w:rsidR="008746B7" w:rsidDel="00A90F48">
        <w:rPr>
          <w:i/>
          <w:sz w:val="20"/>
          <w:szCs w:val="22"/>
          <w:lang w:val="pt-BR"/>
        </w:rPr>
        <w:delText>izudin</w:delText>
      </w:r>
    </w:del>
    <w:r w:rsidR="008746B7" w:rsidRPr="006373A9">
      <w:rPr>
        <w:i/>
        <w:sz w:val="20"/>
        <w:szCs w:val="22"/>
        <w:lang w:val="pt-BR"/>
      </w:rPr>
      <w:t>@</w:t>
    </w:r>
    <w:r w:rsidR="008746B7">
      <w:rPr>
        <w:i/>
        <w:sz w:val="20"/>
        <w:szCs w:val="22"/>
        <w:lang w:val="pt-BR"/>
      </w:rPr>
      <w:t>uthm.edu.my</w:t>
    </w:r>
  </w:p>
  <w:p w14:paraId="70A5AE50" w14:textId="77777777" w:rsidR="008746B7" w:rsidRPr="006373A9" w:rsidRDefault="008746B7" w:rsidP="00444E3A">
    <w:pPr>
      <w:pStyle w:val="Footer"/>
      <w:rPr>
        <w:rStyle w:val="PageNumber"/>
        <w:sz w:val="18"/>
      </w:rPr>
    </w:pPr>
    <w:r>
      <w:rPr>
        <w:rStyle w:val="PageNumber"/>
        <w:sz w:val="18"/>
      </w:rPr>
      <w:t>202</w:t>
    </w:r>
    <w:r w:rsidR="008A4F35">
      <w:rPr>
        <w:rStyle w:val="PageNumber"/>
        <w:sz w:val="18"/>
      </w:rPr>
      <w:t>1</w:t>
    </w:r>
    <w:del w:id="2" w:author="user" w:date="2019-07-07T13:12:00Z">
      <w:r w:rsidDel="002966DA">
        <w:rPr>
          <w:rStyle w:val="PageNumber"/>
          <w:sz w:val="18"/>
        </w:rPr>
        <w:delText>00</w:delText>
      </w:r>
    </w:del>
    <w:r>
      <w:rPr>
        <w:rStyle w:val="PageNumber"/>
        <w:sz w:val="18"/>
      </w:rPr>
      <w:t xml:space="preserve"> </w:t>
    </w:r>
    <w:r w:rsidRPr="006373A9">
      <w:rPr>
        <w:rStyle w:val="PageNumber"/>
        <w:sz w:val="18"/>
      </w:rPr>
      <w:t>UTHM Publisher. All right</w:t>
    </w:r>
    <w:ins w:id="3" w:author="user" w:date="2019-07-07T13:12:00Z">
      <w:r>
        <w:rPr>
          <w:rStyle w:val="PageNumber"/>
          <w:sz w:val="18"/>
        </w:rPr>
        <w:t>s</w:t>
      </w:r>
    </w:ins>
    <w:r w:rsidRPr="006373A9">
      <w:rPr>
        <w:rStyle w:val="PageNumber"/>
        <w:sz w:val="18"/>
      </w:rPr>
      <w:t xml:space="preserve"> reserved.</w:t>
    </w:r>
  </w:p>
  <w:p w14:paraId="1F1D1D2A" w14:textId="77777777" w:rsidR="00031243" w:rsidRPr="008746B7" w:rsidRDefault="008746B7" w:rsidP="008746B7">
    <w:pPr>
      <w:pStyle w:val="Footer"/>
      <w:rPr>
        <w:color w:val="000000"/>
        <w:sz w:val="18"/>
      </w:rPr>
    </w:pPr>
    <w:r w:rsidRPr="00444E3A">
      <w:rPr>
        <w:color w:val="000000"/>
        <w:sz w:val="18"/>
      </w:rPr>
      <w:t>penerbi</w:t>
    </w:r>
    <w:r>
      <w:rPr>
        <w:color w:val="000000"/>
        <w:sz w:val="18"/>
      </w:rPr>
      <w:t>t.uthm.edu.my/</w:t>
    </w:r>
    <w:proofErr w:type="spellStart"/>
    <w:r>
      <w:rPr>
        <w:color w:val="000000"/>
        <w:sz w:val="18"/>
      </w:rPr>
      <w:t>ojs</w:t>
    </w:r>
    <w:proofErr w:type="spellEnd"/>
    <w:r>
      <w:rPr>
        <w:color w:val="000000"/>
        <w:sz w:val="18"/>
      </w:rPr>
      <w:t>/</w:t>
    </w:r>
    <w:proofErr w:type="spellStart"/>
    <w:r>
      <w:rPr>
        <w:color w:val="000000"/>
        <w:sz w:val="18"/>
      </w:rPr>
      <w:t>index.php</w:t>
    </w:r>
    <w:proofErr w:type="spellEnd"/>
    <w:r>
      <w:rPr>
        <w:color w:val="000000"/>
        <w:sz w:val="18"/>
      </w:rPr>
      <w:t>/</w:t>
    </w:r>
    <w:proofErr w:type="spellStart"/>
    <w:r>
      <w:rPr>
        <w:color w:val="000000"/>
        <w:sz w:val="18"/>
      </w:rPr>
      <w:t>ijie</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FB85" w14:textId="77777777" w:rsidR="00E304BC" w:rsidRDefault="00E304BC" w:rsidP="00E304B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5E71">
      <w:rPr>
        <w:rStyle w:val="PageNumber"/>
        <w:noProof/>
      </w:rPr>
      <w:t>3</w:t>
    </w:r>
    <w:r>
      <w:rPr>
        <w:rStyle w:val="PageNumber"/>
      </w:rPr>
      <w:fldChar w:fldCharType="end"/>
    </w:r>
  </w:p>
  <w:p w14:paraId="65E7F01C" w14:textId="77777777" w:rsidR="00E304BC" w:rsidRPr="00CF472A" w:rsidRDefault="00E304BC" w:rsidP="00CB3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4CDFF" w14:textId="77777777" w:rsidR="00B203E2" w:rsidRDefault="00B203E2">
      <w:r>
        <w:separator/>
      </w:r>
    </w:p>
  </w:footnote>
  <w:footnote w:type="continuationSeparator" w:id="0">
    <w:p w14:paraId="400D4165" w14:textId="77777777" w:rsidR="00B203E2" w:rsidRDefault="00B203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52AD" w14:textId="77777777" w:rsidR="00103E9F" w:rsidRPr="000A3021" w:rsidRDefault="00CB7073" w:rsidP="000A3021">
    <w:pPr>
      <w:pStyle w:val="Header"/>
      <w:rPr>
        <w:sz w:val="16"/>
        <w:szCs w:val="22"/>
      </w:rPr>
    </w:pPr>
    <w:r>
      <w:rPr>
        <w:sz w:val="16"/>
        <w:szCs w:val="22"/>
      </w:rPr>
      <w:t>Author 1</w:t>
    </w:r>
    <w:r w:rsidR="00B85A31">
      <w:rPr>
        <w:sz w:val="16"/>
        <w:szCs w:val="22"/>
      </w:rPr>
      <w:t xml:space="preserve"> et al.</w:t>
    </w:r>
    <w:r>
      <w:rPr>
        <w:sz w:val="16"/>
        <w:szCs w:val="22"/>
      </w:rPr>
      <w:t>, Int. J</w:t>
    </w:r>
    <w:r w:rsidR="008A4F35">
      <w:rPr>
        <w:sz w:val="16"/>
        <w:szCs w:val="22"/>
      </w:rPr>
      <w:t>ournal</w:t>
    </w:r>
    <w:r>
      <w:rPr>
        <w:sz w:val="16"/>
        <w:szCs w:val="22"/>
      </w:rPr>
      <w:t xml:space="preserve"> o</w:t>
    </w:r>
    <w:r w:rsidR="0099163C">
      <w:rPr>
        <w:sz w:val="16"/>
        <w:szCs w:val="22"/>
      </w:rPr>
      <w:t xml:space="preserve">f Integrated Engineering Vol. </w:t>
    </w:r>
    <w:r>
      <w:rPr>
        <w:sz w:val="16"/>
        <w:szCs w:val="22"/>
      </w:rPr>
      <w:t>0</w:t>
    </w:r>
    <w:r w:rsidR="0099163C">
      <w:rPr>
        <w:sz w:val="16"/>
        <w:szCs w:val="22"/>
      </w:rPr>
      <w:t xml:space="preserve"> No. </w:t>
    </w:r>
    <w:r>
      <w:rPr>
        <w:sz w:val="16"/>
        <w:szCs w:val="22"/>
      </w:rPr>
      <w:t>0</w:t>
    </w:r>
    <w:r w:rsidR="0099163C">
      <w:rPr>
        <w:sz w:val="16"/>
        <w:szCs w:val="22"/>
      </w:rPr>
      <w:t xml:space="preserve"> (20</w:t>
    </w:r>
    <w:r w:rsidR="008A4F35">
      <w:rPr>
        <w:sz w:val="16"/>
        <w:szCs w:val="22"/>
      </w:rPr>
      <w:t>21</w:t>
    </w:r>
    <w:r w:rsidR="0099163C">
      <w:rPr>
        <w:sz w:val="16"/>
        <w:szCs w:val="22"/>
      </w:rPr>
      <w:t xml:space="preserve">) </w:t>
    </w:r>
    <w:r w:rsidR="00B85A31">
      <w:rPr>
        <w:sz w:val="16"/>
        <w:szCs w:val="22"/>
      </w:rPr>
      <w:t xml:space="preserve">p. </w:t>
    </w:r>
    <w:r w:rsidR="00444E3A">
      <w:rPr>
        <w:sz w:val="16"/>
        <w:szCs w:val="22"/>
      </w:rPr>
      <w:t>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189E2" w14:textId="77777777" w:rsidR="00103E9F" w:rsidRPr="000A3021" w:rsidRDefault="00CB7073" w:rsidP="000A3021">
    <w:pPr>
      <w:pStyle w:val="Header"/>
      <w:jc w:val="right"/>
      <w:rPr>
        <w:sz w:val="16"/>
        <w:szCs w:val="22"/>
      </w:rPr>
    </w:pPr>
    <w:r>
      <w:rPr>
        <w:sz w:val="16"/>
        <w:szCs w:val="22"/>
      </w:rPr>
      <w:t>Author 1 et al., Int. J</w:t>
    </w:r>
    <w:r w:rsidR="008A4F35">
      <w:rPr>
        <w:sz w:val="16"/>
        <w:szCs w:val="22"/>
      </w:rPr>
      <w:t>ournal</w:t>
    </w:r>
    <w:r>
      <w:rPr>
        <w:sz w:val="16"/>
        <w:szCs w:val="22"/>
      </w:rPr>
      <w:t xml:space="preserve"> of Integrated Engineering Vol. 0 No. 0 (20</w:t>
    </w:r>
    <w:r w:rsidR="008A4F35">
      <w:rPr>
        <w:sz w:val="16"/>
        <w:szCs w:val="22"/>
      </w:rPr>
      <w:t>21</w:t>
    </w:r>
    <w:r>
      <w:rPr>
        <w:sz w:val="16"/>
        <w:szCs w:val="22"/>
      </w:rPr>
      <w:t>) p. 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8746B7" w14:paraId="4E319B6B" w14:textId="77777777" w:rsidTr="00EC05DE">
      <w:trPr>
        <w:trHeight w:val="57"/>
        <w:jc w:val="center"/>
      </w:trPr>
      <w:tc>
        <w:tcPr>
          <w:tcW w:w="1869" w:type="dxa"/>
          <w:shd w:val="clear" w:color="auto" w:fill="auto"/>
          <w:vAlign w:val="bottom"/>
        </w:tcPr>
        <w:p w14:paraId="2BF572A2" w14:textId="77777777" w:rsidR="008746B7" w:rsidRDefault="008746B7" w:rsidP="00EC05DE">
          <w:pPr>
            <w:jc w:val="both"/>
          </w:pPr>
        </w:p>
      </w:tc>
      <w:tc>
        <w:tcPr>
          <w:tcW w:w="6070" w:type="dxa"/>
          <w:shd w:val="clear" w:color="auto" w:fill="auto"/>
        </w:tcPr>
        <w:p w14:paraId="023B787D" w14:textId="77777777" w:rsidR="008746B7" w:rsidRPr="00EC05DE" w:rsidRDefault="008746B7" w:rsidP="008A4F35">
          <w:pPr>
            <w:pStyle w:val="Running-head"/>
            <w:spacing w:after="240"/>
            <w:rPr>
              <w:sz w:val="16"/>
              <w:szCs w:val="16"/>
            </w:rPr>
          </w:pPr>
          <w:r w:rsidRPr="00EC05DE">
            <w:rPr>
              <w:sz w:val="16"/>
              <w:szCs w:val="16"/>
            </w:rPr>
            <w:t xml:space="preserve">International Journal of Integrated Engineering Vol. </w:t>
          </w:r>
          <w:r w:rsidRPr="00EC05DE">
            <w:rPr>
              <w:iCs/>
              <w:sz w:val="16"/>
              <w:szCs w:val="16"/>
            </w:rPr>
            <w:t>0 No. 0 (20</w:t>
          </w:r>
          <w:r w:rsidR="008A4F35">
            <w:rPr>
              <w:iCs/>
              <w:sz w:val="16"/>
              <w:szCs w:val="16"/>
            </w:rPr>
            <w:t>21</w:t>
          </w:r>
          <w:r w:rsidRPr="00EC05DE">
            <w:rPr>
              <w:iCs/>
              <w:sz w:val="16"/>
              <w:szCs w:val="16"/>
            </w:rPr>
            <w:t xml:space="preserve">) </w:t>
          </w:r>
          <w:r>
            <w:rPr>
              <w:iCs/>
              <w:sz w:val="16"/>
              <w:szCs w:val="16"/>
            </w:rPr>
            <w:t>1-4</w:t>
          </w:r>
        </w:p>
      </w:tc>
      <w:tc>
        <w:tcPr>
          <w:tcW w:w="1984" w:type="dxa"/>
          <w:shd w:val="clear" w:color="auto" w:fill="auto"/>
          <w:vAlign w:val="center"/>
        </w:tcPr>
        <w:p w14:paraId="3E89F966" w14:textId="77777777" w:rsidR="008746B7" w:rsidRDefault="008746B7" w:rsidP="00EC05DE">
          <w:pPr>
            <w:pStyle w:val="Header"/>
            <w:tabs>
              <w:tab w:val="left" w:pos="6804"/>
            </w:tabs>
            <w:jc w:val="center"/>
          </w:pPr>
        </w:p>
      </w:tc>
    </w:tr>
    <w:tr w:rsidR="008746B7" w14:paraId="7E1A2C3E" w14:textId="77777777" w:rsidTr="00EC05DE">
      <w:trPr>
        <w:trHeight w:val="57"/>
        <w:jc w:val="center"/>
      </w:trPr>
      <w:tc>
        <w:tcPr>
          <w:tcW w:w="1869" w:type="dxa"/>
          <w:tcBorders>
            <w:bottom w:val="double" w:sz="4" w:space="0" w:color="auto"/>
          </w:tcBorders>
          <w:shd w:val="clear" w:color="auto" w:fill="auto"/>
          <w:vAlign w:val="center"/>
        </w:tcPr>
        <w:p w14:paraId="60242EC9" w14:textId="77777777" w:rsidR="008746B7" w:rsidRPr="00056920" w:rsidRDefault="008746B7" w:rsidP="00EC05DE">
          <w:pPr>
            <w:jc w:val="center"/>
          </w:pPr>
        </w:p>
      </w:tc>
      <w:tc>
        <w:tcPr>
          <w:tcW w:w="6070" w:type="dxa"/>
          <w:shd w:val="clear" w:color="auto" w:fill="auto"/>
        </w:tcPr>
        <w:p w14:paraId="6723C9D5" w14:textId="77777777" w:rsidR="008746B7" w:rsidRPr="002E206D" w:rsidRDefault="008746B7" w:rsidP="009A5B94"/>
      </w:tc>
      <w:tc>
        <w:tcPr>
          <w:tcW w:w="1984" w:type="dxa"/>
          <w:tcBorders>
            <w:bottom w:val="double" w:sz="4" w:space="0" w:color="auto"/>
          </w:tcBorders>
          <w:shd w:val="clear" w:color="auto" w:fill="auto"/>
          <w:vAlign w:val="center"/>
        </w:tcPr>
        <w:p w14:paraId="6302D109" w14:textId="77777777" w:rsidR="008746B7" w:rsidRDefault="008746B7" w:rsidP="00EC05DE">
          <w:pPr>
            <w:pStyle w:val="Header"/>
            <w:tabs>
              <w:tab w:val="left" w:pos="6804"/>
            </w:tabs>
            <w:jc w:val="center"/>
          </w:pPr>
        </w:p>
      </w:tc>
    </w:tr>
    <w:tr w:rsidR="008746B7" w14:paraId="29E483F4" w14:textId="77777777" w:rsidTr="00EC05DE">
      <w:trPr>
        <w:trHeight w:val="57"/>
        <w:jc w:val="center"/>
      </w:trPr>
      <w:tc>
        <w:tcPr>
          <w:tcW w:w="1869" w:type="dxa"/>
          <w:tcBorders>
            <w:top w:val="double" w:sz="4" w:space="0" w:color="auto"/>
            <w:bottom w:val="double" w:sz="4" w:space="0" w:color="auto"/>
          </w:tcBorders>
          <w:shd w:val="clear" w:color="auto" w:fill="auto"/>
          <w:vAlign w:val="center"/>
        </w:tcPr>
        <w:p w14:paraId="4D204EE4" w14:textId="7E032C30" w:rsidR="008746B7" w:rsidRPr="00EC05DE" w:rsidRDefault="00710D7A" w:rsidP="00EC05DE">
          <w:pPr>
            <w:pStyle w:val="Header"/>
            <w:tabs>
              <w:tab w:val="left" w:pos="6804"/>
            </w:tabs>
            <w:jc w:val="center"/>
            <w:rPr>
              <w:lang w:val="en-IN" w:eastAsia="en-IN"/>
            </w:rPr>
          </w:pPr>
          <w:r w:rsidRPr="00226309">
            <w:rPr>
              <w:noProof/>
            </w:rPr>
            <w:drawing>
              <wp:inline distT="0" distB="0" distL="0" distR="0" wp14:anchorId="3C3E2526" wp14:editId="27F1B03F">
                <wp:extent cx="857250" cy="638175"/>
                <wp:effectExtent l="0" t="0" r="0" b="0"/>
                <wp:docPr id="11" name="Picture 27"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6B7F7125" w14:textId="77777777" w:rsidR="008746B7" w:rsidRPr="00EC05DE" w:rsidRDefault="008746B7" w:rsidP="00EC05DE">
          <w:pPr>
            <w:pStyle w:val="Header"/>
            <w:tabs>
              <w:tab w:val="center" w:pos="3329"/>
              <w:tab w:val="left" w:pos="5284"/>
            </w:tabs>
            <w:spacing w:line="220" w:lineRule="atLeast"/>
            <w:jc w:val="center"/>
            <w:rPr>
              <w:rFonts w:ascii="Arial" w:hAnsi="Arial" w:cs="Arial"/>
              <w:sz w:val="18"/>
              <w:szCs w:val="18"/>
            </w:rPr>
          </w:pPr>
          <w:r w:rsidRPr="00EC05DE">
            <w:rPr>
              <w:iCs/>
              <w:sz w:val="18"/>
              <w:szCs w:val="18"/>
            </w:rPr>
            <w:t>© Universiti Tun Hussein Onn Malaysia Publisher’s Office</w:t>
          </w:r>
        </w:p>
        <w:p w14:paraId="13247D00" w14:textId="77777777" w:rsidR="008746B7" w:rsidRPr="00EC05DE" w:rsidRDefault="008746B7" w:rsidP="00EC05DE">
          <w:pPr>
            <w:pStyle w:val="Header"/>
            <w:tabs>
              <w:tab w:val="center" w:pos="3329"/>
              <w:tab w:val="left" w:pos="5284"/>
            </w:tabs>
            <w:spacing w:line="220" w:lineRule="atLeast"/>
            <w:jc w:val="center"/>
            <w:rPr>
              <w:sz w:val="18"/>
              <w:szCs w:val="18"/>
            </w:rPr>
          </w:pPr>
        </w:p>
        <w:p w14:paraId="79DC137B" w14:textId="77777777" w:rsidR="008746B7" w:rsidRPr="00EC05DE" w:rsidRDefault="008746B7" w:rsidP="00EC05DE">
          <w:pPr>
            <w:pStyle w:val="Header"/>
            <w:jc w:val="center"/>
            <w:rPr>
              <w:rStyle w:val="Hyperlink"/>
              <w:rFonts w:ascii="Rockwell Extra Bold" w:hAnsi="Rockwell Extra Bold" w:cs="Arial"/>
              <w:b/>
              <w:i/>
              <w:iCs/>
              <w:color w:val="000000"/>
              <w:sz w:val="18"/>
            </w:rPr>
          </w:pPr>
          <w:r w:rsidRPr="00EC05DE">
            <w:rPr>
              <w:rFonts w:ascii="Rockwell Extra Bold" w:hAnsi="Rockwell Extra Bold"/>
              <w:b/>
              <w:iCs/>
              <w:color w:val="000000"/>
              <w:sz w:val="33"/>
              <w:szCs w:val="33"/>
              <w:lang w:val="en-IN" w:eastAsia="en-IN"/>
            </w:rPr>
            <w:t>IJIE</w:t>
          </w:r>
        </w:p>
        <w:p w14:paraId="0AE45584" w14:textId="77777777" w:rsidR="008746B7" w:rsidRPr="00EC05DE" w:rsidRDefault="008746B7" w:rsidP="00EC05DE">
          <w:pPr>
            <w:pStyle w:val="Header"/>
            <w:jc w:val="center"/>
            <w:rPr>
              <w:rStyle w:val="Hyperlink"/>
              <w:rFonts w:ascii="Arial" w:hAnsi="Arial" w:cs="Arial"/>
              <w:iCs/>
              <w:sz w:val="18"/>
              <w:u w:val="none"/>
            </w:rPr>
          </w:pPr>
        </w:p>
        <w:p w14:paraId="74B157EE" w14:textId="77777777" w:rsidR="008746B7" w:rsidRPr="008A4F35" w:rsidRDefault="008746B7" w:rsidP="00EC05DE">
          <w:pPr>
            <w:pStyle w:val="Header"/>
            <w:spacing w:line="220" w:lineRule="atLeast"/>
            <w:jc w:val="center"/>
            <w:rPr>
              <w:sz w:val="18"/>
              <w:szCs w:val="18"/>
            </w:rPr>
          </w:pPr>
          <w:hyperlink r:id="rId2" w:history="1">
            <w:r w:rsidRPr="008A4F35">
              <w:rPr>
                <w:rStyle w:val="Hyperlink"/>
                <w:sz w:val="18"/>
                <w:szCs w:val="18"/>
                <w:u w:val="none"/>
              </w:rPr>
              <w:t>http://penerbit.uthm.edu.my/ojs/index.php/ijie</w:t>
            </w:r>
          </w:hyperlink>
        </w:p>
      </w:tc>
      <w:tc>
        <w:tcPr>
          <w:tcW w:w="1984" w:type="dxa"/>
          <w:tcBorders>
            <w:top w:val="double" w:sz="4" w:space="0" w:color="auto"/>
            <w:bottom w:val="double" w:sz="4" w:space="0" w:color="auto"/>
          </w:tcBorders>
          <w:shd w:val="clear" w:color="auto" w:fill="auto"/>
          <w:vAlign w:val="center"/>
        </w:tcPr>
        <w:p w14:paraId="52874164" w14:textId="77777777" w:rsidR="008746B7" w:rsidRPr="00EC05DE" w:rsidRDefault="008746B7" w:rsidP="00EC05DE">
          <w:pPr>
            <w:pStyle w:val="Header"/>
            <w:tabs>
              <w:tab w:val="left" w:pos="6804"/>
            </w:tabs>
            <w:jc w:val="center"/>
            <w:rPr>
              <w:lang w:val="en-IN" w:eastAsia="en-IN"/>
            </w:rPr>
          </w:pPr>
          <w:r>
            <w:t>The International Journal of Integrated Engineering</w:t>
          </w:r>
        </w:p>
      </w:tc>
    </w:tr>
    <w:tr w:rsidR="008746B7" w14:paraId="0DC91476" w14:textId="77777777" w:rsidTr="00EC05DE">
      <w:trPr>
        <w:trHeight w:val="57"/>
        <w:jc w:val="center"/>
      </w:trPr>
      <w:tc>
        <w:tcPr>
          <w:tcW w:w="1869" w:type="dxa"/>
          <w:tcBorders>
            <w:top w:val="double" w:sz="4" w:space="0" w:color="auto"/>
          </w:tcBorders>
          <w:shd w:val="clear" w:color="auto" w:fill="auto"/>
        </w:tcPr>
        <w:p w14:paraId="3EA6ED53" w14:textId="77777777" w:rsidR="008746B7" w:rsidRPr="00EC05DE" w:rsidRDefault="008746B7" w:rsidP="00EC05DE">
          <w:pPr>
            <w:pStyle w:val="Header"/>
            <w:tabs>
              <w:tab w:val="left" w:pos="6804"/>
            </w:tabs>
            <w:rPr>
              <w:lang w:val="en-IN" w:eastAsia="en-IN"/>
            </w:rPr>
          </w:pPr>
        </w:p>
      </w:tc>
      <w:tc>
        <w:tcPr>
          <w:tcW w:w="6070" w:type="dxa"/>
          <w:shd w:val="clear" w:color="auto" w:fill="auto"/>
        </w:tcPr>
        <w:p w14:paraId="24EB6025" w14:textId="77777777" w:rsidR="008746B7" w:rsidRDefault="008746B7" w:rsidP="00D238F5">
          <w:pPr>
            <w:jc w:val="center"/>
          </w:pPr>
          <w:proofErr w:type="gramStart"/>
          <w:r>
            <w:rPr>
              <w:iCs/>
              <w:sz w:val="18"/>
              <w:szCs w:val="18"/>
            </w:rPr>
            <w:t>ISSN :</w:t>
          </w:r>
          <w:proofErr w:type="gramEnd"/>
          <w:r>
            <w:rPr>
              <w:iCs/>
              <w:sz w:val="18"/>
              <w:szCs w:val="18"/>
            </w:rPr>
            <w:t xml:space="preserve"> 2229-838X     e-ISSN : 2600-7916</w:t>
          </w:r>
        </w:p>
      </w:tc>
      <w:tc>
        <w:tcPr>
          <w:tcW w:w="1984" w:type="dxa"/>
          <w:tcBorders>
            <w:top w:val="double" w:sz="4" w:space="0" w:color="auto"/>
          </w:tcBorders>
          <w:shd w:val="clear" w:color="auto" w:fill="auto"/>
          <w:vAlign w:val="center"/>
        </w:tcPr>
        <w:p w14:paraId="74D440DB" w14:textId="77777777" w:rsidR="008746B7" w:rsidRPr="00EC05DE" w:rsidRDefault="008746B7" w:rsidP="00EC05DE">
          <w:pPr>
            <w:pStyle w:val="Header"/>
            <w:tabs>
              <w:tab w:val="left" w:pos="6804"/>
            </w:tabs>
            <w:jc w:val="center"/>
            <w:rPr>
              <w:lang w:val="en-IN" w:eastAsia="en-IN"/>
            </w:rPr>
          </w:pPr>
        </w:p>
      </w:tc>
    </w:tr>
  </w:tbl>
  <w:p w14:paraId="7622B2EE" w14:textId="77777777" w:rsidR="00506D54" w:rsidRDefault="00506D54" w:rsidP="00031243">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708E62F2"/>
    <w:lvl w:ilvl="0">
      <w:start w:val="1"/>
      <w:numFmt w:val="lowerRoman"/>
      <w:lvlText w:val="%1."/>
      <w:lvlJc w:val="right"/>
      <w:pPr>
        <w:tabs>
          <w:tab w:val="num" w:pos="360"/>
        </w:tabs>
        <w:ind w:left="360" w:hanging="360"/>
      </w:pPr>
      <w:rPr>
        <w:rFonts w:hint="default"/>
      </w:rPr>
    </w:lvl>
  </w:abstractNum>
  <w:abstractNum w:abstractNumId="1" w15:restartNumberingAfterBreak="0">
    <w:nsid w:val="00847397"/>
    <w:multiLevelType w:val="hybridMultilevel"/>
    <w:tmpl w:val="7BCE24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0130AA"/>
    <w:multiLevelType w:val="multilevel"/>
    <w:tmpl w:val="12A0C78C"/>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 w15:restartNumberingAfterBreak="0">
    <w:nsid w:val="245E6D75"/>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443032EC"/>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15:restartNumberingAfterBreak="0">
    <w:nsid w:val="47DB5B81"/>
    <w:multiLevelType w:val="hybridMultilevel"/>
    <w:tmpl w:val="E4983C90"/>
    <w:lvl w:ilvl="0" w:tplc="6B4A66B6">
      <w:start w:val="1"/>
      <w:numFmt w:val="decimal"/>
      <w:lvlText w:val="[%1]"/>
      <w:lvlJc w:val="left"/>
      <w:pPr>
        <w:ind w:left="432" w:hanging="432"/>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6704B82"/>
    <w:multiLevelType w:val="hybridMultilevel"/>
    <w:tmpl w:val="F99ECC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A612D9"/>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8" w15:restartNumberingAfterBreak="0">
    <w:nsid w:val="613629C3"/>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678826C9"/>
    <w:multiLevelType w:val="hybridMultilevel"/>
    <w:tmpl w:val="A66A9D34"/>
    <w:lvl w:ilvl="0" w:tplc="B91E35C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D244BBA"/>
    <w:multiLevelType w:val="multilevel"/>
    <w:tmpl w:val="2B2EE7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num w:numId="1">
    <w:abstractNumId w:val="0"/>
  </w:num>
  <w:num w:numId="2">
    <w:abstractNumId w:val="5"/>
  </w:num>
  <w:num w:numId="3">
    <w:abstractNumId w:val="1"/>
  </w:num>
  <w:num w:numId="4">
    <w:abstractNumId w:val="9"/>
  </w:num>
  <w:num w:numId="5">
    <w:abstractNumId w:val="6"/>
  </w:num>
  <w:num w:numId="6">
    <w:abstractNumId w:val="2"/>
  </w:num>
  <w:num w:numId="7">
    <w:abstractNumId w:val="3"/>
  </w:num>
  <w:num w:numId="8">
    <w:abstractNumId w:val="10"/>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50">
      <o:colormru v:ext="edit" colors="#ddd"/>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9F"/>
    <w:rsid w:val="000025E7"/>
    <w:rsid w:val="00002DB2"/>
    <w:rsid w:val="000144CE"/>
    <w:rsid w:val="00031243"/>
    <w:rsid w:val="00067806"/>
    <w:rsid w:val="000A3021"/>
    <w:rsid w:val="000B7735"/>
    <w:rsid w:val="00103027"/>
    <w:rsid w:val="00103901"/>
    <w:rsid w:val="00103E9F"/>
    <w:rsid w:val="00115FEC"/>
    <w:rsid w:val="00116EA5"/>
    <w:rsid w:val="00136CD8"/>
    <w:rsid w:val="001830D8"/>
    <w:rsid w:val="001D4CA2"/>
    <w:rsid w:val="001F6975"/>
    <w:rsid w:val="002024C3"/>
    <w:rsid w:val="00236263"/>
    <w:rsid w:val="002548AC"/>
    <w:rsid w:val="003514D7"/>
    <w:rsid w:val="0036243E"/>
    <w:rsid w:val="00362CAC"/>
    <w:rsid w:val="003A36FA"/>
    <w:rsid w:val="003A583D"/>
    <w:rsid w:val="003E4570"/>
    <w:rsid w:val="00423D8A"/>
    <w:rsid w:val="00441B90"/>
    <w:rsid w:val="00444E3A"/>
    <w:rsid w:val="00463AB4"/>
    <w:rsid w:val="004D1B83"/>
    <w:rsid w:val="004D3882"/>
    <w:rsid w:val="004F0645"/>
    <w:rsid w:val="00506D54"/>
    <w:rsid w:val="00566217"/>
    <w:rsid w:val="00576120"/>
    <w:rsid w:val="00584CA4"/>
    <w:rsid w:val="005B2859"/>
    <w:rsid w:val="005C7990"/>
    <w:rsid w:val="005D405B"/>
    <w:rsid w:val="005F6551"/>
    <w:rsid w:val="0063015F"/>
    <w:rsid w:val="006307FD"/>
    <w:rsid w:val="006B4558"/>
    <w:rsid w:val="00710D7A"/>
    <w:rsid w:val="00735E71"/>
    <w:rsid w:val="007444B5"/>
    <w:rsid w:val="007B6308"/>
    <w:rsid w:val="007D1097"/>
    <w:rsid w:val="00831CA9"/>
    <w:rsid w:val="008459AB"/>
    <w:rsid w:val="00873FD9"/>
    <w:rsid w:val="008746B7"/>
    <w:rsid w:val="00886948"/>
    <w:rsid w:val="008A4F35"/>
    <w:rsid w:val="008B3278"/>
    <w:rsid w:val="008E7A99"/>
    <w:rsid w:val="0091150F"/>
    <w:rsid w:val="00922EA1"/>
    <w:rsid w:val="00947FB3"/>
    <w:rsid w:val="0099163C"/>
    <w:rsid w:val="00994BD8"/>
    <w:rsid w:val="009A5B94"/>
    <w:rsid w:val="009E5993"/>
    <w:rsid w:val="00A06E75"/>
    <w:rsid w:val="00A212B6"/>
    <w:rsid w:val="00A42D82"/>
    <w:rsid w:val="00AE3077"/>
    <w:rsid w:val="00AF28C5"/>
    <w:rsid w:val="00B10364"/>
    <w:rsid w:val="00B11734"/>
    <w:rsid w:val="00B203E2"/>
    <w:rsid w:val="00B32C96"/>
    <w:rsid w:val="00B64E33"/>
    <w:rsid w:val="00B810CA"/>
    <w:rsid w:val="00B85A31"/>
    <w:rsid w:val="00BA3A26"/>
    <w:rsid w:val="00BB5A49"/>
    <w:rsid w:val="00C84B9E"/>
    <w:rsid w:val="00CB3BA0"/>
    <w:rsid w:val="00CB7073"/>
    <w:rsid w:val="00CE08E0"/>
    <w:rsid w:val="00D00594"/>
    <w:rsid w:val="00D13F43"/>
    <w:rsid w:val="00D14038"/>
    <w:rsid w:val="00D16BC9"/>
    <w:rsid w:val="00D238F5"/>
    <w:rsid w:val="00D37823"/>
    <w:rsid w:val="00D40E3A"/>
    <w:rsid w:val="00D54945"/>
    <w:rsid w:val="00D63A1F"/>
    <w:rsid w:val="00D85BAA"/>
    <w:rsid w:val="00D919AE"/>
    <w:rsid w:val="00DE54B3"/>
    <w:rsid w:val="00E23826"/>
    <w:rsid w:val="00E24678"/>
    <w:rsid w:val="00E261EF"/>
    <w:rsid w:val="00E304BC"/>
    <w:rsid w:val="00E478F2"/>
    <w:rsid w:val="00E54CC2"/>
    <w:rsid w:val="00E90237"/>
    <w:rsid w:val="00EA52FB"/>
    <w:rsid w:val="00EA6AF8"/>
    <w:rsid w:val="00EB1E3A"/>
    <w:rsid w:val="00EC05DE"/>
    <w:rsid w:val="00F00AEC"/>
    <w:rsid w:val="00F63EDC"/>
    <w:rsid w:val="00F770B0"/>
    <w:rsid w:val="00F82CFD"/>
    <w:rsid w:val="00FB2CEF"/>
    <w:rsid w:val="00FD47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1A4F0DF2"/>
  <w15:chartTrackingRefBased/>
  <w15:docId w15:val="{A502016E-E673-4899-8345-6C35C100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3E9F"/>
    <w:rPr>
      <w:sz w:val="24"/>
      <w:szCs w:val="24"/>
      <w:lang w:val="en-US" w:eastAsia="en-US"/>
    </w:rPr>
  </w:style>
  <w:style w:type="paragraph" w:styleId="Heading1">
    <w:name w:val="heading 1"/>
    <w:basedOn w:val="Normal"/>
    <w:next w:val="Normal"/>
    <w:link w:val="Heading1Char"/>
    <w:qFormat/>
    <w:rsid w:val="00B10364"/>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next w:val="Normal"/>
    <w:qFormat/>
    <w:rsid w:val="00103E9F"/>
    <w:pPr>
      <w:spacing w:before="240" w:after="60"/>
      <w:outlineLvl w:val="1"/>
    </w:pPr>
    <w:rPr>
      <w:rFonts w:eastAsia="Times New Roman" w:cs="Arial"/>
      <w:b/>
      <w:bCs/>
      <w:iCs/>
      <w:sz w:val="24"/>
      <w:szCs w:val="28"/>
      <w:lang w:val="en-US" w:eastAsia="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103E9F"/>
    <w:rPr>
      <w:color w:val="0000FF"/>
      <w:u w:val="single"/>
    </w:rPr>
  </w:style>
  <w:style w:type="paragraph" w:styleId="Header">
    <w:name w:val="header"/>
    <w:aliases w:val="page-number"/>
    <w:basedOn w:val="Normal"/>
    <w:link w:val="HeaderChar"/>
    <w:unhideWhenUsed/>
    <w:rsid w:val="00103E9F"/>
    <w:pPr>
      <w:tabs>
        <w:tab w:val="center" w:pos="4513"/>
        <w:tab w:val="right" w:pos="9026"/>
      </w:tabs>
    </w:pPr>
  </w:style>
  <w:style w:type="character" w:customStyle="1" w:styleId="HeaderChar">
    <w:name w:val="Header Char"/>
    <w:aliases w:val="page-number Char"/>
    <w:link w:val="Header"/>
    <w:rsid w:val="00103E9F"/>
    <w:rPr>
      <w:rFonts w:eastAsia="MS Mincho"/>
      <w:sz w:val="24"/>
      <w:szCs w:val="24"/>
      <w:lang w:val="en-US" w:eastAsia="en-US" w:bidi="ar-SA"/>
    </w:rPr>
  </w:style>
  <w:style w:type="paragraph" w:styleId="Footer">
    <w:name w:val="footer"/>
    <w:basedOn w:val="Normal"/>
    <w:link w:val="FooterChar"/>
    <w:unhideWhenUsed/>
    <w:rsid w:val="00103E9F"/>
    <w:pPr>
      <w:tabs>
        <w:tab w:val="center" w:pos="4513"/>
        <w:tab w:val="right" w:pos="9026"/>
      </w:tabs>
    </w:pPr>
  </w:style>
  <w:style w:type="character" w:customStyle="1" w:styleId="FooterChar">
    <w:name w:val="Footer Char"/>
    <w:link w:val="Footer"/>
    <w:rsid w:val="00103E9F"/>
    <w:rPr>
      <w:rFonts w:eastAsia="MS Mincho"/>
      <w:sz w:val="24"/>
      <w:szCs w:val="24"/>
      <w:lang w:val="en-US" w:eastAsia="en-US" w:bidi="ar-SA"/>
    </w:rPr>
  </w:style>
  <w:style w:type="character" w:styleId="PageNumber">
    <w:name w:val="page number"/>
    <w:basedOn w:val="DefaultParagraphFont"/>
    <w:rsid w:val="00103E9F"/>
  </w:style>
  <w:style w:type="table" w:styleId="TableGrid">
    <w:name w:val="Table Grid"/>
    <w:basedOn w:val="TableNormal"/>
    <w:uiPriority w:val="59"/>
    <w:rsid w:val="00B64E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nning-head">
    <w:name w:val="Running-head"/>
    <w:basedOn w:val="Header"/>
    <w:qFormat/>
    <w:rsid w:val="009A5B94"/>
    <w:pPr>
      <w:tabs>
        <w:tab w:val="clear" w:pos="4513"/>
        <w:tab w:val="clear" w:pos="9026"/>
        <w:tab w:val="center" w:pos="4706"/>
        <w:tab w:val="center" w:pos="4920"/>
        <w:tab w:val="right" w:pos="9356"/>
      </w:tabs>
      <w:spacing w:after="80" w:line="200" w:lineRule="exact"/>
      <w:jc w:val="center"/>
    </w:pPr>
    <w:rPr>
      <w:rFonts w:eastAsia="SimSun"/>
      <w:smallCaps/>
      <w:noProof/>
      <w:sz w:val="14"/>
      <w:szCs w:val="20"/>
    </w:rPr>
  </w:style>
  <w:style w:type="character" w:customStyle="1" w:styleId="Heading1Char">
    <w:name w:val="Heading 1 Char"/>
    <w:link w:val="Heading1"/>
    <w:rsid w:val="00B10364"/>
    <w:rPr>
      <w:rFonts w:ascii="Calibri Light" w:eastAsia="Times New Roman" w:hAnsi="Calibri Light" w:cs="Times New Roman"/>
      <w:b/>
      <w:bCs/>
      <w:kern w:val="32"/>
      <w:sz w:val="32"/>
      <w:szCs w:val="32"/>
    </w:rPr>
  </w:style>
  <w:style w:type="paragraph" w:customStyle="1" w:styleId="Els-table-caption">
    <w:name w:val="Els-table-caption"/>
    <w:rsid w:val="00F770B0"/>
    <w:pPr>
      <w:keepLines/>
      <w:spacing w:before="230" w:after="230" w:line="200" w:lineRule="exact"/>
    </w:pPr>
    <w:rPr>
      <w:rFonts w:eastAsia="SimSun"/>
      <w:b/>
      <w:sz w:val="16"/>
      <w:lang w:val="en-US" w:eastAsia="en-US"/>
    </w:rPr>
  </w:style>
  <w:style w:type="paragraph" w:customStyle="1" w:styleId="Els-table-text">
    <w:name w:val="Els-table-text"/>
    <w:rsid w:val="00F770B0"/>
    <w:pPr>
      <w:spacing w:after="80" w:line="200" w:lineRule="exact"/>
    </w:pPr>
    <w:rPr>
      <w:rFonts w:eastAsia="SimSun"/>
      <w:sz w:val="14"/>
      <w:lang w:val="en-US" w:eastAsia="en-US"/>
    </w:rPr>
  </w:style>
  <w:style w:type="paragraph" w:customStyle="1" w:styleId="Els-table-col-head">
    <w:name w:val="Els-table-col-head"/>
    <w:basedOn w:val="Els-table-text"/>
    <w:qFormat/>
    <w:rsid w:val="00F770B0"/>
    <w:rPr>
      <w:b/>
      <w:sz w:val="16"/>
    </w:rPr>
  </w:style>
  <w:style w:type="paragraph" w:customStyle="1" w:styleId="Els-equation">
    <w:name w:val="Els-equation"/>
    <w:next w:val="Normal"/>
    <w:rsid w:val="00D13F43"/>
    <w:pPr>
      <w:widowControl w:val="0"/>
      <w:tabs>
        <w:tab w:val="right" w:pos="4320"/>
        <w:tab w:val="right" w:pos="9120"/>
      </w:tabs>
      <w:spacing w:before="230" w:after="230" w:line="360" w:lineRule="auto"/>
    </w:pPr>
    <w:rPr>
      <w:rFonts w:eastAsia="SimSun"/>
      <w:i/>
      <w:noProof/>
      <w:sz w:val="16"/>
      <w:lang w:val="en-US" w:eastAsia="en-US"/>
    </w:rPr>
  </w:style>
  <w:style w:type="character" w:styleId="PlaceholderText">
    <w:name w:val="Placeholder Text"/>
    <w:basedOn w:val="DefaultParagraphFont"/>
    <w:uiPriority w:val="99"/>
    <w:semiHidden/>
    <w:rsid w:val="007444B5"/>
    <w:rPr>
      <w:color w:val="808080"/>
    </w:rPr>
  </w:style>
  <w:style w:type="paragraph" w:styleId="Caption">
    <w:name w:val="caption"/>
    <w:basedOn w:val="Normal"/>
    <w:next w:val="Normal"/>
    <w:semiHidden/>
    <w:unhideWhenUsed/>
    <w:qFormat/>
    <w:rsid w:val="00136CD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20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hyperlink" Target="http://penerbit.uthm.edu.my/ojs/index.php/ijie"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F1BE3-3B8A-48D9-B039-77DA01BCD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2966</Words>
  <Characters>16317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Universiti Tun Hussein Onn Malaysia</Company>
  <LinksUpToDate>false</LinksUpToDate>
  <CharactersWithSpaces>19245</CharactersWithSpaces>
  <SharedDoc>false</SharedDoc>
  <HLinks>
    <vt:vector size="6" baseType="variant">
      <vt:variant>
        <vt:i4>6488182</vt:i4>
      </vt:variant>
      <vt:variant>
        <vt:i4>6</vt:i4>
      </vt:variant>
      <vt:variant>
        <vt:i4>0</vt:i4>
      </vt:variant>
      <vt:variant>
        <vt:i4>5</vt:i4>
      </vt:variant>
      <vt:variant>
        <vt:lpwstr>http://penerbit.uthm.edu.my/ojs/index.php/ijie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Uthm</dc:creator>
  <cp:keywords/>
  <cp:lastModifiedBy>Juan Carlos Maya Gonzales</cp:lastModifiedBy>
  <cp:revision>9</cp:revision>
  <cp:lastPrinted>2011-09-14T21:10:00Z</cp:lastPrinted>
  <dcterms:created xsi:type="dcterms:W3CDTF">2022-03-04T20:43:00Z</dcterms:created>
  <dcterms:modified xsi:type="dcterms:W3CDTF">2022-03-04T21:55:00Z</dcterms:modified>
</cp:coreProperties>
</file>